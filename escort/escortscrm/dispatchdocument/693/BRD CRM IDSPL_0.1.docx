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0E0D28" w14:textId="77777777" w:rsidR="002F72AA" w:rsidRPr="00866C37" w:rsidRDefault="002F72AA" w:rsidP="002D23B7">
      <w:pPr>
        <w:pStyle w:val="IPR"/>
        <w:spacing w:before="100" w:beforeAutospacing="1" w:after="100" w:afterAutospacing="1"/>
        <w:jc w:val="both"/>
        <w:rPr>
          <w:rFonts w:asciiTheme="minorHAnsi" w:hAnsiTheme="minorHAnsi" w:cstheme="minorHAnsi"/>
          <w:sz w:val="18"/>
          <w:szCs w:val="24"/>
          <w:lang w:val="en-US"/>
        </w:rPr>
      </w:pPr>
      <w:bookmarkStart w:id="0" w:name="_Hlk77335871"/>
      <w:bookmarkStart w:id="1" w:name="_GoBack"/>
      <w:bookmarkEnd w:id="0"/>
      <w:bookmarkEnd w:id="1"/>
    </w:p>
    <w:p w14:paraId="631B68FB" w14:textId="77777777" w:rsidR="002F72AA" w:rsidRPr="00866C37" w:rsidRDefault="002F72AA" w:rsidP="002D23B7">
      <w:pPr>
        <w:pStyle w:val="IPR"/>
        <w:spacing w:before="100" w:beforeAutospacing="1" w:after="100" w:afterAutospacing="1"/>
        <w:jc w:val="both"/>
        <w:rPr>
          <w:rFonts w:asciiTheme="minorHAnsi" w:hAnsiTheme="minorHAnsi" w:cstheme="minorHAnsi"/>
          <w:sz w:val="18"/>
          <w:szCs w:val="24"/>
          <w:lang w:val="en-US"/>
        </w:rPr>
      </w:pPr>
    </w:p>
    <w:p w14:paraId="2D9760E4" w14:textId="3048B4D1" w:rsidR="002F72AA" w:rsidRPr="00866C37" w:rsidRDefault="004726BA" w:rsidP="002D23B7">
      <w:pPr>
        <w:tabs>
          <w:tab w:val="left" w:pos="1620"/>
        </w:tabs>
        <w:spacing w:before="100" w:beforeAutospacing="1" w:after="100" w:afterAutospacing="1" w:line="240" w:lineRule="auto"/>
        <w:ind w:right="900"/>
        <w:jc w:val="both"/>
        <w:rPr>
          <w:rFonts w:asciiTheme="minorHAnsi" w:hAnsiTheme="minorHAnsi" w:cstheme="minorHAnsi"/>
          <w:b/>
          <w:color w:val="FF0000"/>
          <w:sz w:val="18"/>
          <w:szCs w:val="24"/>
        </w:rPr>
      </w:pPr>
      <w:r w:rsidRPr="00866C37">
        <w:rPr>
          <w:rFonts w:asciiTheme="minorHAnsi" w:hAnsiTheme="minorHAnsi" w:cstheme="minorHAnsi"/>
          <w:noProof/>
          <w:sz w:val="16"/>
          <w:lang w:val="en-IN" w:eastAsia="en-IN"/>
        </w:rPr>
        <mc:AlternateContent>
          <mc:Choice Requires="wps">
            <w:drawing>
              <wp:inline distT="0" distB="0" distL="0" distR="0" wp14:anchorId="5B972BF9" wp14:editId="0D41CC56">
                <wp:extent cx="6381750" cy="1924050"/>
                <wp:effectExtent l="0" t="0" r="0" b="0"/>
                <wp:docPr id="1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924050"/>
                        </a:xfrm>
                        <a:prstGeom prst="round2SameRect">
                          <a:avLst/>
                        </a:prstGeom>
                        <a:solidFill>
                          <a:srgbClr val="004B87"/>
                        </a:solidFill>
                        <a:ln>
                          <a:noFill/>
                        </a:ln>
                      </wps:spPr>
                      <wps:txbx>
                        <w:txbxContent>
                          <w:p w14:paraId="541EC546" w14:textId="001EC0D7" w:rsidR="00E34CDA" w:rsidRPr="00DD3E2A" w:rsidRDefault="00E25C2C" w:rsidP="00EA3D9C">
                            <w:pPr>
                              <w:pStyle w:val="FP-Title1"/>
                              <w:spacing w:before="120" w:after="120"/>
                              <w:ind w:left="0"/>
                              <w:jc w:val="center"/>
                              <w:rPr>
                                <w:rFonts w:asciiTheme="minorHAnsi" w:hAnsiTheme="minorHAnsi" w:cs="Arial"/>
                                <w:b w:val="0"/>
                                <w:color w:val="FFFFFF" w:themeColor="background1"/>
                                <w:sz w:val="28"/>
                                <w:szCs w:val="18"/>
                              </w:rPr>
                            </w:pPr>
                            <w:r>
                              <w:rPr>
                                <w:rFonts w:asciiTheme="minorHAnsi" w:hAnsiTheme="minorHAnsi" w:cs="Arial"/>
                                <w:b w:val="0"/>
                                <w:color w:val="FFFFFF" w:themeColor="background1"/>
                                <w:sz w:val="28"/>
                                <w:szCs w:val="18"/>
                              </w:rPr>
                              <w:t>Case Management and Inventory Management</w:t>
                            </w:r>
                          </w:p>
                          <w:p w14:paraId="2ECA938E" w14:textId="12EB5974" w:rsidR="00E34CDA" w:rsidRDefault="009D0BBC" w:rsidP="00175668">
                            <w:pPr>
                              <w:pStyle w:val="FP-Title1"/>
                              <w:spacing w:before="120" w:after="120"/>
                              <w:ind w:left="0"/>
                              <w:jc w:val="center"/>
                              <w:rPr>
                                <w:rFonts w:asciiTheme="minorHAnsi" w:hAnsiTheme="minorHAnsi" w:cs="Arial"/>
                                <w:b w:val="0"/>
                                <w:color w:val="FFFFFF" w:themeColor="background1"/>
                                <w:sz w:val="28"/>
                                <w:szCs w:val="18"/>
                              </w:rPr>
                            </w:pPr>
                            <w:r>
                              <w:rPr>
                                <w:rFonts w:asciiTheme="minorHAnsi" w:hAnsiTheme="minorHAnsi" w:cs="Arial"/>
                                <w:b w:val="0"/>
                                <w:color w:val="FFFFFF" w:themeColor="background1"/>
                                <w:sz w:val="28"/>
                                <w:szCs w:val="18"/>
                              </w:rPr>
                              <w:t xml:space="preserve">Business </w:t>
                            </w:r>
                            <w:r w:rsidR="00E34CDA">
                              <w:rPr>
                                <w:rFonts w:asciiTheme="minorHAnsi" w:hAnsiTheme="minorHAnsi" w:cs="Arial"/>
                                <w:b w:val="0"/>
                                <w:color w:val="FFFFFF" w:themeColor="background1"/>
                                <w:sz w:val="28"/>
                                <w:szCs w:val="18"/>
                              </w:rPr>
                              <w:t xml:space="preserve">Requirements </w:t>
                            </w:r>
                            <w:r>
                              <w:rPr>
                                <w:rFonts w:asciiTheme="minorHAnsi" w:hAnsiTheme="minorHAnsi" w:cs="Arial"/>
                                <w:b w:val="0"/>
                                <w:color w:val="FFFFFF" w:themeColor="background1"/>
                                <w:sz w:val="28"/>
                                <w:szCs w:val="18"/>
                              </w:rPr>
                              <w:t>Document</w:t>
                            </w:r>
                            <w:r w:rsidR="00E34CDA">
                              <w:rPr>
                                <w:rFonts w:asciiTheme="minorHAnsi" w:hAnsiTheme="minorHAnsi" w:cs="Arial"/>
                                <w:b w:val="0"/>
                                <w:color w:val="FFFFFF" w:themeColor="background1"/>
                                <w:sz w:val="28"/>
                                <w:szCs w:val="18"/>
                              </w:rPr>
                              <w:t xml:space="preserve"> </w:t>
                            </w:r>
                            <w:r w:rsidR="00E34CDA" w:rsidRPr="00C51160">
                              <w:rPr>
                                <w:rFonts w:asciiTheme="minorHAnsi" w:hAnsiTheme="minorHAnsi" w:cs="Arial"/>
                                <w:b w:val="0"/>
                                <w:color w:val="FFFFFF" w:themeColor="background1"/>
                                <w:sz w:val="28"/>
                                <w:szCs w:val="18"/>
                              </w:rPr>
                              <w:t xml:space="preserve">for </w:t>
                            </w:r>
                          </w:p>
                          <w:p w14:paraId="2B98FCE1" w14:textId="61E60B17" w:rsidR="00E34CDA" w:rsidRDefault="00E25C2C" w:rsidP="00175668">
                            <w:pPr>
                              <w:pStyle w:val="FP-Title1"/>
                              <w:spacing w:before="120" w:after="120"/>
                              <w:ind w:left="0"/>
                              <w:jc w:val="center"/>
                              <w:rPr>
                                <w:rFonts w:asciiTheme="minorHAnsi" w:hAnsiTheme="minorHAnsi" w:cs="Arial"/>
                                <w:b w:val="0"/>
                                <w:color w:val="FFFFFF" w:themeColor="background1"/>
                                <w:sz w:val="28"/>
                                <w:szCs w:val="18"/>
                              </w:rPr>
                            </w:pPr>
                            <w:r>
                              <w:rPr>
                                <w:rFonts w:asciiTheme="minorHAnsi" w:hAnsiTheme="minorHAnsi" w:cs="Arial"/>
                                <w:b w:val="0"/>
                                <w:color w:val="FFFFFF" w:themeColor="background1"/>
                                <w:sz w:val="28"/>
                                <w:szCs w:val="18"/>
                              </w:rPr>
                              <w:t>IDSPL</w:t>
                            </w:r>
                            <w:r w:rsidR="00E34CDA">
                              <w:rPr>
                                <w:rFonts w:asciiTheme="minorHAnsi" w:hAnsiTheme="minorHAnsi" w:cs="Arial"/>
                                <w:b w:val="0"/>
                                <w:color w:val="FFFFFF" w:themeColor="background1"/>
                                <w:sz w:val="28"/>
                                <w:szCs w:val="18"/>
                              </w:rPr>
                              <w:t xml:space="preserve"> </w:t>
                            </w:r>
                          </w:p>
                        </w:txbxContent>
                      </wps:txbx>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972BF9" id="Text Box 13" o:spid="_x0000_s1026" style="width:502.5pt;height:151.5pt;visibility:visible;mso-wrap-style:square;mso-left-percent:-10001;mso-top-percent:-10001;mso-position-horizontal:absolute;mso-position-horizontal-relative:char;mso-position-vertical:absolute;mso-position-vertical-relative:line;mso-left-percent:-10001;mso-top-percent:-10001;v-text-anchor:top" coordsize="6381750,19240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" adj="-11796480,,5400" path="m320681,l6061069,v177107,,320681,143574,320681,320681l6381750,1924050r,l,1924050r,l,320681c,143574,143574,,320681,xe" fillcolor="#004b87" stroked="f">
                <v:stroke joinstyle="miter"/>
                <v:formulas/>
                <v:path arrowok="t" o:connecttype="custom" o:connectlocs="320681,0;6061069,0;6381750,320681;6381750,1924050;6381750,1924050;0,1924050;0,1924050;0,320681;320681,0" o:connectangles="0,0,0,0,0,0,0,0,0" textboxrect="0,0,6381750,1924050"/>
                <v:textbox>
                  <w:txbxContent>
                    <w:p w14:paraId="541EC546" w14:textId="001EC0D7" w:rsidR="00E34CDA" w:rsidRPr="00DD3E2A" w:rsidRDefault="00E25C2C" w:rsidP="00EA3D9C">
                      <w:pPr>
                        <w:pStyle w:val="FP-Title1"/>
                        <w:spacing w:before="120" w:after="120"/>
                        <w:ind w:left="0"/>
                        <w:jc w:val="center"/>
                        <w:rPr>
                          <w:rFonts w:asciiTheme="minorHAnsi" w:hAnsiTheme="minorHAnsi" w:cs="Arial"/>
                          <w:b w:val="0"/>
                          <w:color w:val="FFFFFF" w:themeColor="background1"/>
                          <w:sz w:val="28"/>
                          <w:szCs w:val="18"/>
                        </w:rPr>
                      </w:pPr>
                      <w:r>
                        <w:rPr>
                          <w:rFonts w:asciiTheme="minorHAnsi" w:hAnsiTheme="minorHAnsi" w:cs="Arial"/>
                          <w:b w:val="0"/>
                          <w:color w:val="FFFFFF" w:themeColor="background1"/>
                          <w:sz w:val="28"/>
                          <w:szCs w:val="18"/>
                        </w:rPr>
                        <w:t>Case Management and Inventory Management</w:t>
                      </w:r>
                    </w:p>
                    <w:p w14:paraId="2ECA938E" w14:textId="12EB5974" w:rsidR="00E34CDA" w:rsidRDefault="009D0BBC" w:rsidP="00175668">
                      <w:pPr>
                        <w:pStyle w:val="FP-Title1"/>
                        <w:spacing w:before="120" w:after="120"/>
                        <w:ind w:left="0"/>
                        <w:jc w:val="center"/>
                        <w:rPr>
                          <w:rFonts w:asciiTheme="minorHAnsi" w:hAnsiTheme="minorHAnsi" w:cs="Arial"/>
                          <w:b w:val="0"/>
                          <w:color w:val="FFFFFF" w:themeColor="background1"/>
                          <w:sz w:val="28"/>
                          <w:szCs w:val="18"/>
                        </w:rPr>
                      </w:pPr>
                      <w:r>
                        <w:rPr>
                          <w:rFonts w:asciiTheme="minorHAnsi" w:hAnsiTheme="minorHAnsi" w:cs="Arial"/>
                          <w:b w:val="0"/>
                          <w:color w:val="FFFFFF" w:themeColor="background1"/>
                          <w:sz w:val="28"/>
                          <w:szCs w:val="18"/>
                        </w:rPr>
                        <w:t xml:space="preserve">Business </w:t>
                      </w:r>
                      <w:r w:rsidR="00E34CDA">
                        <w:rPr>
                          <w:rFonts w:asciiTheme="minorHAnsi" w:hAnsiTheme="minorHAnsi" w:cs="Arial"/>
                          <w:b w:val="0"/>
                          <w:color w:val="FFFFFF" w:themeColor="background1"/>
                          <w:sz w:val="28"/>
                          <w:szCs w:val="18"/>
                        </w:rPr>
                        <w:t xml:space="preserve">Requirements </w:t>
                      </w:r>
                      <w:r>
                        <w:rPr>
                          <w:rFonts w:asciiTheme="minorHAnsi" w:hAnsiTheme="minorHAnsi" w:cs="Arial"/>
                          <w:b w:val="0"/>
                          <w:color w:val="FFFFFF" w:themeColor="background1"/>
                          <w:sz w:val="28"/>
                          <w:szCs w:val="18"/>
                        </w:rPr>
                        <w:t>Document</w:t>
                      </w:r>
                      <w:r w:rsidR="00E34CDA">
                        <w:rPr>
                          <w:rFonts w:asciiTheme="minorHAnsi" w:hAnsiTheme="minorHAnsi" w:cs="Arial"/>
                          <w:b w:val="0"/>
                          <w:color w:val="FFFFFF" w:themeColor="background1"/>
                          <w:sz w:val="28"/>
                          <w:szCs w:val="18"/>
                        </w:rPr>
                        <w:t xml:space="preserve"> </w:t>
                      </w:r>
                      <w:r w:rsidR="00E34CDA" w:rsidRPr="00C51160">
                        <w:rPr>
                          <w:rFonts w:asciiTheme="minorHAnsi" w:hAnsiTheme="minorHAnsi" w:cs="Arial"/>
                          <w:b w:val="0"/>
                          <w:color w:val="FFFFFF" w:themeColor="background1"/>
                          <w:sz w:val="28"/>
                          <w:szCs w:val="18"/>
                        </w:rPr>
                        <w:t xml:space="preserve">for </w:t>
                      </w:r>
                    </w:p>
                    <w:p w14:paraId="2B98FCE1" w14:textId="61E60B17" w:rsidR="00E34CDA" w:rsidRDefault="00E25C2C" w:rsidP="00175668">
                      <w:pPr>
                        <w:pStyle w:val="FP-Title1"/>
                        <w:spacing w:before="120" w:after="120"/>
                        <w:ind w:left="0"/>
                        <w:jc w:val="center"/>
                        <w:rPr>
                          <w:rFonts w:asciiTheme="minorHAnsi" w:hAnsiTheme="minorHAnsi" w:cs="Arial"/>
                          <w:b w:val="0"/>
                          <w:color w:val="FFFFFF" w:themeColor="background1"/>
                          <w:sz w:val="28"/>
                          <w:szCs w:val="18"/>
                        </w:rPr>
                      </w:pPr>
                      <w:r>
                        <w:rPr>
                          <w:rFonts w:asciiTheme="minorHAnsi" w:hAnsiTheme="minorHAnsi" w:cs="Arial"/>
                          <w:b w:val="0"/>
                          <w:color w:val="FFFFFF" w:themeColor="background1"/>
                          <w:sz w:val="28"/>
                          <w:szCs w:val="18"/>
                        </w:rPr>
                        <w:t>IDSPL</w:t>
                      </w:r>
                      <w:r w:rsidR="00E34CDA">
                        <w:rPr>
                          <w:rFonts w:asciiTheme="minorHAnsi" w:hAnsiTheme="minorHAnsi" w:cs="Arial"/>
                          <w:b w:val="0"/>
                          <w:color w:val="FFFFFF" w:themeColor="background1"/>
                          <w:sz w:val="28"/>
                          <w:szCs w:val="18"/>
                        </w:rPr>
                        <w:t xml:space="preserve"> </w:t>
                      </w:r>
                    </w:p>
                  </w:txbxContent>
                </v:textbox>
                <w10:anchorlock/>
              </v:shape>
            </w:pict>
          </mc:Fallback>
        </mc:AlternateContent>
      </w:r>
      <w:r w:rsidR="002F72AA" w:rsidRPr="00866C37">
        <w:rPr>
          <w:rFonts w:asciiTheme="minorHAnsi" w:hAnsiTheme="minorHAnsi" w:cstheme="minorHAnsi"/>
          <w:noProof/>
          <w:sz w:val="18"/>
          <w:szCs w:val="24"/>
          <w:lang w:val="en-IN" w:eastAsia="en-IN"/>
        </w:rPr>
        <w:drawing>
          <wp:inline distT="0" distB="0" distL="0" distR="0" wp14:anchorId="1FB6F188" wp14:editId="3E666958">
            <wp:extent cx="6372225" cy="3886200"/>
            <wp:effectExtent l="0" t="0" r="9525" b="0"/>
            <wp:docPr id="16" name="Picture 16" descr="Image result for Digital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igital bann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7013" cy="3907416"/>
                    </a:xfrm>
                    <a:prstGeom prst="rect">
                      <a:avLst/>
                    </a:prstGeom>
                    <a:noFill/>
                    <a:ln>
                      <a:noFill/>
                    </a:ln>
                  </pic:spPr>
                </pic:pic>
              </a:graphicData>
            </a:graphic>
          </wp:inline>
        </w:drawing>
      </w:r>
      <w:bookmarkStart w:id="2" w:name="_Toc280181132"/>
      <w:bookmarkStart w:id="3" w:name="_Toc196981269"/>
      <w:bookmarkStart w:id="4" w:name="_Toc197080274"/>
      <w:bookmarkStart w:id="5" w:name="_Toc197082921"/>
      <w:bookmarkStart w:id="6" w:name="_Toc197436250"/>
      <w:bookmarkStart w:id="7" w:name="_Toc197437200"/>
      <w:bookmarkStart w:id="8" w:name="_Toc268649426"/>
    </w:p>
    <w:p w14:paraId="236CE066" w14:textId="4E7236D1" w:rsidR="002F72AA" w:rsidRPr="00866C37" w:rsidRDefault="004726BA" w:rsidP="002D23B7">
      <w:pPr>
        <w:spacing w:before="100" w:beforeAutospacing="1" w:after="100" w:afterAutospacing="1" w:line="240" w:lineRule="auto"/>
        <w:jc w:val="both"/>
        <w:rPr>
          <w:rFonts w:asciiTheme="minorHAnsi" w:hAnsiTheme="minorHAnsi" w:cstheme="minorHAnsi"/>
          <w:sz w:val="18"/>
          <w:szCs w:val="24"/>
        </w:rPr>
      </w:pPr>
      <w:r w:rsidRPr="00866C37">
        <w:rPr>
          <w:rFonts w:asciiTheme="minorHAnsi" w:hAnsiTheme="minorHAnsi" w:cstheme="minorHAnsi"/>
          <w:noProof/>
          <w:sz w:val="16"/>
          <w:lang w:val="en-IN" w:eastAsia="en-IN"/>
        </w:rPr>
        <mc:AlternateContent>
          <mc:Choice Requires="wps">
            <w:drawing>
              <wp:anchor distT="0" distB="0" distL="114300" distR="114300" simplePos="0" relativeHeight="251658240" behindDoc="0" locked="0" layoutInCell="1" allowOverlap="1" wp14:anchorId="6CFBAF38" wp14:editId="3206EB00">
                <wp:simplePos x="0" y="0"/>
                <wp:positionH relativeFrom="margin">
                  <wp:posOffset>2797175</wp:posOffset>
                </wp:positionH>
                <wp:positionV relativeFrom="paragraph">
                  <wp:posOffset>8890</wp:posOffset>
                </wp:positionV>
                <wp:extent cx="3876675" cy="72390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675" cy="723900"/>
                        </a:xfrm>
                        <a:prstGeom prst="rect">
                          <a:avLst/>
                        </a:prstGeom>
                        <a:noFill/>
                        <a:ln>
                          <a:noFill/>
                        </a:ln>
                      </wps:spPr>
                      <wps:txbx>
                        <w:txbxContent>
                          <w:p w14:paraId="50B2DC14" w14:textId="2F975E6B" w:rsidR="00E34CDA" w:rsidRDefault="00E34CDA" w:rsidP="00AB670C">
                            <w:pPr>
                              <w:jc w:val="both"/>
                              <w:rPr>
                                <w:rFonts w:cs="Arial"/>
                                <w:b/>
                                <w:color w:val="004B87"/>
                                <w:sz w:val="20"/>
                                <w:szCs w:val="20"/>
                                <w:lang w:val="en-US"/>
                              </w:rPr>
                            </w:pPr>
                            <w:r>
                              <w:rPr>
                                <w:rFonts w:ascii="Arial" w:hAnsi="Arial" w:cs="Arial"/>
                                <w:noProof/>
                                <w:color w:val="1F497D"/>
                                <w:sz w:val="18"/>
                                <w:szCs w:val="18"/>
                                <w:lang w:val="en-IN" w:eastAsia="en-IN"/>
                              </w:rPr>
                              <w:drawing>
                                <wp:inline distT="0" distB="0" distL="0" distR="0" wp14:anchorId="4840B59A" wp14:editId="75839DD9">
                                  <wp:extent cx="3486150" cy="200025"/>
                                  <wp:effectExtent l="0" t="0" r="0" b="9525"/>
                                  <wp:docPr id="53" name="Picture 53" descr="cid:image014.jpg@01D47831.A380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14.jpg@01D47831.A3804490"/>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3486150" cy="200025"/>
                                          </a:xfrm>
                                          <a:prstGeom prst="rect">
                                            <a:avLst/>
                                          </a:prstGeom>
                                          <a:noFill/>
                                          <a:ln>
                                            <a:noFill/>
                                          </a:ln>
                                        </pic:spPr>
                                      </pic:pic>
                                    </a:graphicData>
                                  </a:graphic>
                                </wp:inline>
                              </w:drawing>
                            </w:r>
                            <w:r>
                              <w:rPr>
                                <w:rFonts w:ascii="Arial" w:hAnsi="Arial" w:cs="Arial"/>
                                <w:color w:val="1F497D"/>
                                <w:sz w:val="14"/>
                                <w:szCs w:val="14"/>
                                <w:lang w:eastAsia="en-IN"/>
                              </w:rPr>
                              <w:br/>
                            </w:r>
                            <w:r>
                              <w:rPr>
                                <w:rFonts w:cs="Arial"/>
                                <w:noProof/>
                                <w:color w:val="1F497D"/>
                                <w:sz w:val="18"/>
                                <w:szCs w:val="18"/>
                                <w:lang w:val="en-IN" w:eastAsia="en-IN"/>
                              </w:rPr>
                              <w:drawing>
                                <wp:inline distT="0" distB="0" distL="0" distR="0" wp14:anchorId="554B83EB" wp14:editId="4D10B266">
                                  <wp:extent cx="3562350" cy="76200"/>
                                  <wp:effectExtent l="0" t="0" r="0" b="0"/>
                                  <wp:docPr id="54" name="Picture 54" descr="cid:image015.png@01D47831.A380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15.png@01D47831.A3804490"/>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3562350" cy="762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CFBAF38" id="_x0000_t202" coordsize="21600,21600" o:spt="202" path="m,l,21600r21600,l21600,xe">
                <v:stroke joinstyle="miter"/>
                <v:path gradientshapeok="t" o:connecttype="rect"/>
              </v:shapetype>
              <v:shape id="Text Box 2" o:spid="_x0000_s1027" type="#_x0000_t202" style="position:absolute;left:0;text-align:left;margin-left:220.25pt;margin-top:.7pt;width:305.25pt;height:57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" filled="f" stroked="f">
                <v:textbox>
                  <w:txbxContent>
                    <w:p w14:paraId="50B2DC14" w14:textId="2F975E6B" w:rsidR="00E34CDA" w:rsidRDefault="00E34CDA" w:rsidP="00AB670C">
                      <w:pPr>
                        <w:jc w:val="both"/>
                        <w:rPr>
                          <w:rFonts w:cs="Arial"/>
                          <w:b/>
                          <w:color w:val="004B87"/>
                          <w:sz w:val="20"/>
                          <w:szCs w:val="20"/>
                          <w:lang w:val="en-US"/>
                        </w:rPr>
                      </w:pPr>
                      <w:r>
                        <w:rPr>
                          <w:rFonts w:ascii="Arial" w:hAnsi="Arial" w:cs="Arial"/>
                          <w:noProof/>
                          <w:color w:val="1F497D"/>
                          <w:sz w:val="18"/>
                          <w:szCs w:val="18"/>
                          <w:lang w:val="en-IN" w:eastAsia="en-IN"/>
                        </w:rPr>
                        <w:drawing>
                          <wp:inline distT="0" distB="0" distL="0" distR="0" wp14:anchorId="4840B59A" wp14:editId="75839DD9">
                            <wp:extent cx="3486150" cy="200025"/>
                            <wp:effectExtent l="0" t="0" r="0" b="9525"/>
                            <wp:docPr id="53" name="Picture 53" descr="cid:image014.jpg@01D47831.A380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14.jpg@01D47831.A3804490"/>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3486150" cy="200025"/>
                                    </a:xfrm>
                                    <a:prstGeom prst="rect">
                                      <a:avLst/>
                                    </a:prstGeom>
                                    <a:noFill/>
                                    <a:ln>
                                      <a:noFill/>
                                    </a:ln>
                                  </pic:spPr>
                                </pic:pic>
                              </a:graphicData>
                            </a:graphic>
                          </wp:inline>
                        </w:drawing>
                      </w:r>
                      <w:r>
                        <w:rPr>
                          <w:rFonts w:ascii="Arial" w:hAnsi="Arial" w:cs="Arial"/>
                          <w:color w:val="1F497D"/>
                          <w:sz w:val="14"/>
                          <w:szCs w:val="14"/>
                          <w:lang w:eastAsia="en-IN"/>
                        </w:rPr>
                        <w:br/>
                      </w:r>
                      <w:r>
                        <w:rPr>
                          <w:rFonts w:cs="Arial"/>
                          <w:noProof/>
                          <w:color w:val="1F497D"/>
                          <w:sz w:val="18"/>
                          <w:szCs w:val="18"/>
                          <w:lang w:val="en-IN" w:eastAsia="en-IN"/>
                        </w:rPr>
                        <w:drawing>
                          <wp:inline distT="0" distB="0" distL="0" distR="0" wp14:anchorId="554B83EB" wp14:editId="4D10B266">
                            <wp:extent cx="3562350" cy="76200"/>
                            <wp:effectExtent l="0" t="0" r="0" b="0"/>
                            <wp:docPr id="54" name="Picture 54" descr="cid:image015.png@01D47831.A380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15.png@01D47831.A3804490"/>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3562350" cy="76200"/>
                                    </a:xfrm>
                                    <a:prstGeom prst="rect">
                                      <a:avLst/>
                                    </a:prstGeom>
                                    <a:noFill/>
                                    <a:ln>
                                      <a:noFill/>
                                    </a:ln>
                                  </pic:spPr>
                                </pic:pic>
                              </a:graphicData>
                            </a:graphic>
                          </wp:inline>
                        </w:drawing>
                      </w:r>
                    </w:p>
                  </w:txbxContent>
                </v:textbox>
                <w10:wrap anchorx="margin"/>
              </v:shape>
            </w:pict>
          </mc:Fallback>
        </mc:AlternateContent>
      </w:r>
      <w:r w:rsidR="002F72AA" w:rsidRPr="00866C37">
        <w:rPr>
          <w:rFonts w:asciiTheme="minorHAnsi" w:hAnsiTheme="minorHAnsi" w:cstheme="minorHAnsi"/>
          <w:sz w:val="18"/>
          <w:szCs w:val="24"/>
        </w:rPr>
        <w:t xml:space="preserve">                                      </w:t>
      </w:r>
    </w:p>
    <w:bookmarkStart w:id="9" w:name="_Toc204168856"/>
    <w:p w14:paraId="58949B30" w14:textId="657275DB" w:rsidR="00EA1474" w:rsidRPr="00866C37" w:rsidRDefault="004726BA" w:rsidP="002D23B7">
      <w:pPr>
        <w:spacing w:before="100" w:beforeAutospacing="1" w:after="100" w:afterAutospacing="1" w:line="240" w:lineRule="auto"/>
        <w:jc w:val="both"/>
        <w:rPr>
          <w:rFonts w:asciiTheme="minorHAnsi" w:hAnsiTheme="minorHAnsi" w:cstheme="minorHAnsi"/>
          <w:sz w:val="18"/>
          <w:szCs w:val="24"/>
          <w:lang w:val="en-US"/>
        </w:rPr>
      </w:pPr>
      <w:r w:rsidRPr="00866C37">
        <w:rPr>
          <w:rFonts w:asciiTheme="minorHAnsi" w:hAnsiTheme="minorHAnsi" w:cstheme="minorHAnsi"/>
          <w:noProof/>
          <w:sz w:val="16"/>
          <w:lang w:val="en-IN" w:eastAsia="en-IN"/>
        </w:rPr>
        <mc:AlternateContent>
          <mc:Choice Requires="wps">
            <w:drawing>
              <wp:anchor distT="4294967295" distB="4294967295" distL="114300" distR="114300" simplePos="0" relativeHeight="251658241" behindDoc="0" locked="0" layoutInCell="1" allowOverlap="1" wp14:anchorId="5975C4B3" wp14:editId="3D4AF665">
                <wp:simplePos x="0" y="0"/>
                <wp:positionH relativeFrom="column">
                  <wp:posOffset>2926715</wp:posOffset>
                </wp:positionH>
                <wp:positionV relativeFrom="paragraph">
                  <wp:posOffset>270509</wp:posOffset>
                </wp:positionV>
                <wp:extent cx="3434715" cy="0"/>
                <wp:effectExtent l="0" t="0" r="0" b="0"/>
                <wp:wrapNone/>
                <wp:docPr id="8"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34715" cy="0"/>
                        </a:xfrm>
                        <a:prstGeom prst="straightConnector1">
                          <a:avLst/>
                        </a:prstGeom>
                        <a:noFill/>
                        <a:ln w="12700">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D35D610" id="_x0000_t32" coordsize="21600,21600" o:spt="32" o:oned="t" path="m,l21600,21600e" filled="f">
                <v:path arrowok="t" fillok="f" o:connecttype="none"/>
                <o:lock v:ext="edit" shapetype="t"/>
              </v:shapetype>
              <v:shape id="AutoShape 9" o:spid="_x0000_s1026" type="#_x0000_t32" style="position:absolute;margin-left:230.45pt;margin-top:21.3pt;width:270.45pt;height:0;z-index:251658241;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" strokeweight="1pt">
                <v:stroke dashstyle="dash"/>
              </v:shape>
            </w:pict>
          </mc:Fallback>
        </mc:AlternateContent>
      </w:r>
      <w:r w:rsidR="002F72AA" w:rsidRPr="00866C37">
        <w:rPr>
          <w:rFonts w:asciiTheme="minorHAnsi" w:hAnsiTheme="minorHAnsi" w:cstheme="minorHAnsi"/>
          <w:color w:val="004B87"/>
          <w:sz w:val="18"/>
          <w:szCs w:val="24"/>
        </w:rPr>
        <w:br w:type="page"/>
      </w:r>
      <w:bookmarkStart w:id="10" w:name="_Toc87705329"/>
      <w:bookmarkEnd w:id="2"/>
      <w:bookmarkEnd w:id="3"/>
      <w:bookmarkEnd w:id="4"/>
      <w:bookmarkEnd w:id="5"/>
      <w:bookmarkEnd w:id="6"/>
      <w:bookmarkEnd w:id="7"/>
      <w:bookmarkEnd w:id="8"/>
      <w:bookmarkEnd w:id="9"/>
      <w:bookmarkEnd w:id="10"/>
    </w:p>
    <w:tbl>
      <w:tblPr>
        <w:tblW w:w="0" w:type="auto"/>
        <w:tblInd w:w="1008" w:type="dxa"/>
        <w:tblBorders>
          <w:top w:val="single" w:sz="4" w:space="0" w:color="0069BE"/>
          <w:left w:val="single" w:sz="4" w:space="0" w:color="0069BE"/>
          <w:bottom w:val="single" w:sz="4" w:space="0" w:color="0069BE"/>
          <w:right w:val="single" w:sz="4" w:space="0" w:color="0069BE"/>
          <w:insideH w:val="single" w:sz="4" w:space="0" w:color="0069BE"/>
          <w:insideV w:val="single" w:sz="4" w:space="0" w:color="0069BE"/>
        </w:tblBorders>
        <w:tblCellMar>
          <w:top w:w="58" w:type="dxa"/>
          <w:left w:w="58" w:type="dxa"/>
          <w:bottom w:w="58" w:type="dxa"/>
          <w:right w:w="58" w:type="dxa"/>
        </w:tblCellMar>
        <w:tblLook w:val="04A0" w:firstRow="1" w:lastRow="0" w:firstColumn="1" w:lastColumn="0" w:noHBand="0" w:noVBand="1"/>
      </w:tblPr>
      <w:tblGrid>
        <w:gridCol w:w="7839"/>
      </w:tblGrid>
      <w:tr w:rsidR="00CB2612" w:rsidRPr="00866C37" w14:paraId="21B9814B" w14:textId="77777777" w:rsidTr="006872A0">
        <w:trPr>
          <w:trHeight w:val="233"/>
        </w:trPr>
        <w:tc>
          <w:tcPr>
            <w:tcW w:w="7839" w:type="dxa"/>
            <w:shd w:val="clear" w:color="auto" w:fill="0069BE"/>
            <w:vAlign w:val="center"/>
          </w:tcPr>
          <w:p w14:paraId="4CA2EF0C" w14:textId="77777777" w:rsidR="00CB2612" w:rsidRPr="00866C37" w:rsidRDefault="00CB2612" w:rsidP="002D23B7">
            <w:pPr>
              <w:spacing w:before="100" w:beforeAutospacing="1" w:after="100" w:afterAutospacing="1" w:line="240" w:lineRule="auto"/>
              <w:jc w:val="center"/>
              <w:rPr>
                <w:rFonts w:asciiTheme="minorHAnsi" w:hAnsiTheme="minorHAnsi" w:cstheme="minorHAnsi"/>
                <w:b/>
                <w:color w:val="FFFFFF"/>
                <w:szCs w:val="20"/>
              </w:rPr>
            </w:pPr>
            <w:r w:rsidRPr="00866C37">
              <w:rPr>
                <w:rFonts w:asciiTheme="minorHAnsi" w:hAnsiTheme="minorHAnsi" w:cstheme="minorHAnsi"/>
                <w:b/>
                <w:color w:val="FFFFFF"/>
                <w:sz w:val="24"/>
                <w:szCs w:val="20"/>
              </w:rPr>
              <w:lastRenderedPageBreak/>
              <w:t>Confidentiality Clause</w:t>
            </w:r>
          </w:p>
        </w:tc>
      </w:tr>
      <w:tr w:rsidR="00CB2612" w:rsidRPr="00866C37" w14:paraId="49AACF49" w14:textId="77777777" w:rsidTr="006872A0">
        <w:tc>
          <w:tcPr>
            <w:tcW w:w="7839" w:type="dxa"/>
          </w:tcPr>
          <w:p w14:paraId="64A1DD3B" w14:textId="09A9210D" w:rsidR="00CB2612" w:rsidRPr="00866C37" w:rsidRDefault="00CB2612" w:rsidP="002D23B7">
            <w:pPr>
              <w:spacing w:before="100" w:beforeAutospacing="1" w:after="100" w:afterAutospacing="1" w:line="240" w:lineRule="auto"/>
              <w:jc w:val="center"/>
              <w:rPr>
                <w:rFonts w:asciiTheme="minorHAnsi" w:eastAsia="Times New Roman" w:hAnsiTheme="minorHAnsi" w:cstheme="minorHAnsi"/>
                <w:szCs w:val="20"/>
                <w:lang w:val="en-US"/>
              </w:rPr>
            </w:pPr>
            <w:r w:rsidRPr="00866C37">
              <w:rPr>
                <w:rFonts w:asciiTheme="minorHAnsi" w:eastAsia="Times New Roman" w:hAnsiTheme="minorHAnsi" w:cstheme="minorHAnsi"/>
                <w:szCs w:val="20"/>
                <w:lang w:val="en-US"/>
              </w:rPr>
              <w:t xml:space="preserve">© </w:t>
            </w:r>
            <w:r w:rsidRPr="00866C37">
              <w:rPr>
                <w:rFonts w:asciiTheme="minorHAnsi" w:eastAsia="Times New Roman" w:hAnsiTheme="minorHAnsi" w:cstheme="minorHAnsi"/>
                <w:szCs w:val="20"/>
                <w:lang w:val="en-US"/>
              </w:rPr>
              <w:fldChar w:fldCharType="begin"/>
            </w:r>
            <w:r w:rsidRPr="00866C37">
              <w:rPr>
                <w:rFonts w:asciiTheme="minorHAnsi" w:eastAsia="Times New Roman" w:hAnsiTheme="minorHAnsi" w:cstheme="minorHAnsi"/>
                <w:szCs w:val="20"/>
                <w:lang w:val="en-US"/>
              </w:rPr>
              <w:instrText xml:space="preserve"> DATE  \@ "YYYY"  \* MERGEFORMAT </w:instrText>
            </w:r>
            <w:r w:rsidRPr="00866C37">
              <w:rPr>
                <w:rFonts w:asciiTheme="minorHAnsi" w:eastAsia="Times New Roman" w:hAnsiTheme="minorHAnsi" w:cstheme="minorHAnsi"/>
                <w:szCs w:val="20"/>
                <w:lang w:val="en-US"/>
              </w:rPr>
              <w:fldChar w:fldCharType="separate"/>
            </w:r>
            <w:ins w:id="11" w:author="Ramesh Pattnaik" w:date="2023-11-29T17:54:00Z">
              <w:r w:rsidR="003B10A8">
                <w:rPr>
                  <w:rFonts w:asciiTheme="minorHAnsi" w:eastAsia="Times New Roman" w:hAnsiTheme="minorHAnsi" w:cstheme="minorHAnsi"/>
                  <w:noProof/>
                  <w:szCs w:val="20"/>
                  <w:lang w:val="en-US"/>
                </w:rPr>
                <w:t>2023</w:t>
              </w:r>
            </w:ins>
            <w:del w:id="12" w:author="Ramesh Pattnaik" w:date="2023-11-29T17:54:00Z">
              <w:r w:rsidR="006B012B" w:rsidDel="003B10A8">
                <w:rPr>
                  <w:rFonts w:asciiTheme="minorHAnsi" w:eastAsia="Times New Roman" w:hAnsiTheme="minorHAnsi" w:cstheme="minorHAnsi"/>
                  <w:noProof/>
                  <w:szCs w:val="20"/>
                  <w:lang w:val="en-US"/>
                </w:rPr>
                <w:delText>2022</w:delText>
              </w:r>
            </w:del>
            <w:r w:rsidRPr="00866C37">
              <w:rPr>
                <w:rFonts w:asciiTheme="minorHAnsi" w:eastAsia="Times New Roman" w:hAnsiTheme="minorHAnsi" w:cstheme="minorHAnsi"/>
                <w:szCs w:val="20"/>
                <w:lang w:val="en-US"/>
              </w:rPr>
              <w:fldChar w:fldCharType="end"/>
            </w:r>
            <w:r w:rsidRPr="00866C37">
              <w:rPr>
                <w:rFonts w:asciiTheme="minorHAnsi" w:eastAsia="Times New Roman" w:hAnsiTheme="minorHAnsi" w:cstheme="minorHAnsi"/>
                <w:szCs w:val="20"/>
                <w:lang w:val="en-US"/>
              </w:rPr>
              <w:t xml:space="preserve"> ConneQT Business Solutions Limited</w:t>
            </w:r>
          </w:p>
          <w:p w14:paraId="30B1091C" w14:textId="77777777" w:rsidR="00CB2612" w:rsidRPr="00866C37" w:rsidRDefault="00CB2612" w:rsidP="002D23B7">
            <w:pPr>
              <w:spacing w:before="100" w:beforeAutospacing="1" w:after="100" w:afterAutospacing="1" w:line="240" w:lineRule="auto"/>
              <w:jc w:val="both"/>
              <w:rPr>
                <w:rFonts w:asciiTheme="minorHAnsi" w:eastAsia="Times New Roman" w:hAnsiTheme="minorHAnsi" w:cstheme="minorHAnsi"/>
                <w:szCs w:val="20"/>
                <w:lang w:val="en-US"/>
              </w:rPr>
            </w:pPr>
            <w:r w:rsidRPr="00866C37">
              <w:rPr>
                <w:rFonts w:asciiTheme="minorHAnsi" w:eastAsia="Times New Roman" w:hAnsiTheme="minorHAnsi" w:cstheme="minorHAnsi"/>
                <w:szCs w:val="20"/>
                <w:lang w:val="en-US"/>
              </w:rPr>
              <w:t>This document should be considered highly confidential.</w:t>
            </w:r>
          </w:p>
          <w:p w14:paraId="12B74780" w14:textId="77777777" w:rsidR="00CB2612" w:rsidRPr="00866C37" w:rsidRDefault="00CB2612" w:rsidP="002D23B7">
            <w:pPr>
              <w:spacing w:before="100" w:beforeAutospacing="1" w:after="100" w:afterAutospacing="1" w:line="240" w:lineRule="auto"/>
              <w:jc w:val="both"/>
              <w:rPr>
                <w:rFonts w:asciiTheme="minorHAnsi" w:eastAsia="Times New Roman" w:hAnsiTheme="minorHAnsi" w:cstheme="minorHAnsi"/>
                <w:szCs w:val="20"/>
                <w:lang w:val="en-US"/>
              </w:rPr>
            </w:pPr>
            <w:r w:rsidRPr="00866C37">
              <w:rPr>
                <w:rFonts w:asciiTheme="minorHAnsi" w:eastAsia="Times New Roman" w:hAnsiTheme="minorHAnsi" w:cstheme="minorHAnsi"/>
                <w:szCs w:val="20"/>
                <w:lang w:val="en-US"/>
              </w:rPr>
              <w:t>By accepting delivery of this document, the recipient agrees that:</w:t>
            </w:r>
          </w:p>
          <w:p w14:paraId="1C3EA230" w14:textId="34A3CFAB" w:rsidR="00CB2612" w:rsidRPr="00866C37" w:rsidRDefault="00CB2612" w:rsidP="00771467">
            <w:pPr>
              <w:pStyle w:val="ListParagraph"/>
              <w:numPr>
                <w:ilvl w:val="0"/>
                <w:numId w:val="28"/>
              </w:numPr>
              <w:spacing w:before="100" w:beforeAutospacing="1" w:after="100" w:afterAutospacing="1" w:line="240" w:lineRule="auto"/>
              <w:ind w:left="552" w:hanging="192"/>
              <w:jc w:val="both"/>
              <w:rPr>
                <w:rFonts w:asciiTheme="minorHAnsi" w:eastAsia="Times New Roman" w:hAnsiTheme="minorHAnsi" w:cstheme="minorHAnsi"/>
                <w:szCs w:val="20"/>
              </w:rPr>
            </w:pPr>
            <w:r w:rsidRPr="00866C37">
              <w:rPr>
                <w:rFonts w:asciiTheme="minorHAnsi" w:eastAsia="Times New Roman" w:hAnsiTheme="minorHAnsi" w:cstheme="minorHAnsi"/>
                <w:szCs w:val="20"/>
              </w:rPr>
              <w:t>In the event the recipient does not wish to pursue a transaction with CONNEQT, the recipient will destroy this copy</w:t>
            </w:r>
          </w:p>
          <w:p w14:paraId="29E0D71E" w14:textId="5F7BDA1D" w:rsidR="00CB2612" w:rsidRPr="00866C37" w:rsidRDefault="00CB2612" w:rsidP="00771467">
            <w:pPr>
              <w:pStyle w:val="ListParagraph"/>
              <w:numPr>
                <w:ilvl w:val="0"/>
                <w:numId w:val="28"/>
              </w:numPr>
              <w:spacing w:before="100" w:beforeAutospacing="1" w:after="100" w:afterAutospacing="1" w:line="240" w:lineRule="auto"/>
              <w:ind w:left="552" w:hanging="192"/>
              <w:jc w:val="both"/>
              <w:rPr>
                <w:rFonts w:asciiTheme="minorHAnsi" w:eastAsia="Times New Roman" w:hAnsiTheme="minorHAnsi" w:cstheme="minorHAnsi"/>
                <w:szCs w:val="20"/>
              </w:rPr>
            </w:pPr>
            <w:r w:rsidRPr="00866C37">
              <w:rPr>
                <w:rFonts w:asciiTheme="minorHAnsi" w:eastAsia="Times New Roman" w:hAnsiTheme="minorHAnsi" w:cstheme="minorHAnsi"/>
                <w:szCs w:val="20"/>
              </w:rPr>
              <w:t>The recipient will not copy, fax, reproduce or distribute this document either in whole or in part without prior written permission from CONNEQT; and</w:t>
            </w:r>
          </w:p>
          <w:p w14:paraId="31A95EE9" w14:textId="0C7AC29A" w:rsidR="00CB2612" w:rsidRPr="00866C37" w:rsidRDefault="00CB2612" w:rsidP="00771467">
            <w:pPr>
              <w:pStyle w:val="ListParagraph"/>
              <w:numPr>
                <w:ilvl w:val="0"/>
                <w:numId w:val="28"/>
              </w:numPr>
              <w:spacing w:before="100" w:beforeAutospacing="1" w:after="100" w:afterAutospacing="1" w:line="240" w:lineRule="auto"/>
              <w:ind w:left="552" w:hanging="192"/>
              <w:jc w:val="both"/>
              <w:rPr>
                <w:rFonts w:asciiTheme="minorHAnsi" w:eastAsia="Times New Roman" w:hAnsiTheme="minorHAnsi" w:cstheme="minorHAnsi"/>
                <w:sz w:val="20"/>
                <w:szCs w:val="20"/>
              </w:rPr>
            </w:pPr>
            <w:r w:rsidRPr="00866C37">
              <w:rPr>
                <w:rFonts w:asciiTheme="minorHAnsi" w:eastAsia="Times New Roman" w:hAnsiTheme="minorHAnsi" w:cstheme="minorHAnsi"/>
                <w:szCs w:val="20"/>
              </w:rPr>
              <w:t xml:space="preserve">All of the information contained herein will be treated as confidential material subject to non-disclosure obligations, and shall not be used for any purposes other than the evaluation of a potential transaction between CONNEQT and the recipient </w:t>
            </w:r>
          </w:p>
        </w:tc>
      </w:tr>
    </w:tbl>
    <w:p w14:paraId="38DEF7AA" w14:textId="77777777" w:rsidR="00CB2612" w:rsidRPr="00866C37" w:rsidRDefault="00CB2612" w:rsidP="002D23B7">
      <w:pPr>
        <w:spacing w:before="100" w:beforeAutospacing="1" w:after="100" w:afterAutospacing="1" w:line="240" w:lineRule="auto"/>
        <w:rPr>
          <w:rFonts w:asciiTheme="minorHAnsi" w:hAnsiTheme="minorHAnsi" w:cstheme="minorHAnsi"/>
        </w:rPr>
      </w:pPr>
    </w:p>
    <w:tbl>
      <w:tblPr>
        <w:tblW w:w="0" w:type="auto"/>
        <w:tblInd w:w="1008" w:type="dxa"/>
        <w:tblBorders>
          <w:top w:val="single" w:sz="4" w:space="0" w:color="0069BE"/>
          <w:left w:val="single" w:sz="4" w:space="0" w:color="0069BE"/>
          <w:bottom w:val="single" w:sz="4" w:space="0" w:color="0069BE"/>
          <w:right w:val="single" w:sz="4" w:space="0" w:color="0069BE"/>
          <w:insideH w:val="single" w:sz="4" w:space="0" w:color="0069BE"/>
          <w:insideV w:val="single" w:sz="4" w:space="0" w:color="0069BE"/>
        </w:tblBorders>
        <w:tblCellMar>
          <w:top w:w="58" w:type="dxa"/>
          <w:left w:w="58" w:type="dxa"/>
          <w:bottom w:w="58" w:type="dxa"/>
          <w:right w:w="58" w:type="dxa"/>
        </w:tblCellMar>
        <w:tblLook w:val="04A0" w:firstRow="1" w:lastRow="0" w:firstColumn="1" w:lastColumn="0" w:noHBand="0" w:noVBand="1"/>
      </w:tblPr>
      <w:tblGrid>
        <w:gridCol w:w="7839"/>
      </w:tblGrid>
      <w:tr w:rsidR="00CB2612" w:rsidRPr="00866C37" w14:paraId="34B2F66B" w14:textId="77777777" w:rsidTr="006872A0">
        <w:trPr>
          <w:trHeight w:val="233"/>
        </w:trPr>
        <w:tc>
          <w:tcPr>
            <w:tcW w:w="7839" w:type="dxa"/>
            <w:shd w:val="clear" w:color="auto" w:fill="0069BE"/>
            <w:vAlign w:val="center"/>
          </w:tcPr>
          <w:p w14:paraId="5CD00DEC" w14:textId="77777777" w:rsidR="00CB2612" w:rsidRPr="00866C37" w:rsidRDefault="00CB2612" w:rsidP="002D23B7">
            <w:pPr>
              <w:spacing w:before="100" w:beforeAutospacing="1" w:after="100" w:afterAutospacing="1" w:line="240" w:lineRule="auto"/>
              <w:jc w:val="center"/>
              <w:rPr>
                <w:rFonts w:asciiTheme="minorHAnsi" w:hAnsiTheme="minorHAnsi" w:cstheme="minorHAnsi"/>
                <w:b/>
                <w:color w:val="FFFFFF"/>
                <w:szCs w:val="20"/>
              </w:rPr>
            </w:pPr>
            <w:r w:rsidRPr="00866C37">
              <w:rPr>
                <w:rFonts w:asciiTheme="minorHAnsi" w:hAnsiTheme="minorHAnsi" w:cstheme="minorHAnsi"/>
                <w:b/>
                <w:color w:val="FFFFFF"/>
                <w:sz w:val="24"/>
                <w:szCs w:val="20"/>
              </w:rPr>
              <w:t>General Guidelines</w:t>
            </w:r>
          </w:p>
        </w:tc>
      </w:tr>
      <w:tr w:rsidR="00CB2612" w:rsidRPr="00866C37" w14:paraId="75C303CB" w14:textId="77777777" w:rsidTr="006872A0">
        <w:tc>
          <w:tcPr>
            <w:tcW w:w="7839" w:type="dxa"/>
          </w:tcPr>
          <w:p w14:paraId="50A43EFC" w14:textId="6EFA452A" w:rsidR="00CB2612" w:rsidRPr="00866C37" w:rsidRDefault="00CB2612" w:rsidP="002D23B7">
            <w:pPr>
              <w:spacing w:before="100" w:beforeAutospacing="1" w:after="100" w:afterAutospacing="1" w:line="240" w:lineRule="auto"/>
              <w:jc w:val="center"/>
              <w:rPr>
                <w:rFonts w:asciiTheme="minorHAnsi" w:eastAsia="Times New Roman" w:hAnsiTheme="minorHAnsi" w:cstheme="minorHAnsi"/>
                <w:lang w:val="en-US"/>
              </w:rPr>
            </w:pPr>
            <w:r w:rsidRPr="00866C37">
              <w:rPr>
                <w:rFonts w:asciiTheme="minorHAnsi" w:eastAsia="Times New Roman" w:hAnsiTheme="minorHAnsi" w:cstheme="minorHAnsi"/>
                <w:lang w:val="en-US"/>
              </w:rPr>
              <w:t xml:space="preserve">© </w:t>
            </w:r>
            <w:r w:rsidRPr="00866C37">
              <w:rPr>
                <w:rFonts w:asciiTheme="minorHAnsi" w:eastAsia="Times New Roman" w:hAnsiTheme="minorHAnsi" w:cstheme="minorHAnsi"/>
                <w:lang w:val="en-US"/>
              </w:rPr>
              <w:fldChar w:fldCharType="begin"/>
            </w:r>
            <w:r w:rsidRPr="00866C37">
              <w:rPr>
                <w:rFonts w:asciiTheme="minorHAnsi" w:eastAsia="Times New Roman" w:hAnsiTheme="minorHAnsi" w:cstheme="minorHAnsi"/>
                <w:lang w:val="en-US"/>
              </w:rPr>
              <w:instrText xml:space="preserve"> DATE  \@ "YYYY"  \* MERGEFORMAT </w:instrText>
            </w:r>
            <w:r w:rsidRPr="00866C37">
              <w:rPr>
                <w:rFonts w:asciiTheme="minorHAnsi" w:eastAsia="Times New Roman" w:hAnsiTheme="minorHAnsi" w:cstheme="minorHAnsi"/>
                <w:lang w:val="en-US"/>
              </w:rPr>
              <w:fldChar w:fldCharType="separate"/>
            </w:r>
            <w:ins w:id="13" w:author="Ramesh Pattnaik" w:date="2023-11-29T17:54:00Z">
              <w:r w:rsidR="003B10A8">
                <w:rPr>
                  <w:rFonts w:asciiTheme="minorHAnsi" w:eastAsia="Times New Roman" w:hAnsiTheme="minorHAnsi" w:cstheme="minorHAnsi"/>
                  <w:noProof/>
                  <w:lang w:val="en-US"/>
                </w:rPr>
                <w:t>2023</w:t>
              </w:r>
            </w:ins>
            <w:del w:id="14" w:author="Ramesh Pattnaik" w:date="2023-11-29T17:54:00Z">
              <w:r w:rsidR="006B012B" w:rsidDel="003B10A8">
                <w:rPr>
                  <w:rFonts w:asciiTheme="minorHAnsi" w:eastAsia="Times New Roman" w:hAnsiTheme="minorHAnsi" w:cstheme="minorHAnsi"/>
                  <w:noProof/>
                  <w:lang w:val="en-US"/>
                </w:rPr>
                <w:delText>2022</w:delText>
              </w:r>
            </w:del>
            <w:r w:rsidRPr="00866C37">
              <w:rPr>
                <w:rFonts w:asciiTheme="minorHAnsi" w:eastAsia="Times New Roman" w:hAnsiTheme="minorHAnsi" w:cstheme="minorHAnsi"/>
                <w:lang w:val="en-US"/>
              </w:rPr>
              <w:fldChar w:fldCharType="end"/>
            </w:r>
            <w:r w:rsidRPr="00866C37">
              <w:rPr>
                <w:rFonts w:asciiTheme="minorHAnsi" w:eastAsia="Times New Roman" w:hAnsiTheme="minorHAnsi" w:cstheme="minorHAnsi"/>
                <w:lang w:val="en-US"/>
              </w:rPr>
              <w:t xml:space="preserve"> ConneQT Business Solutions Limited</w:t>
            </w:r>
          </w:p>
          <w:p w14:paraId="48113AC3" w14:textId="37BF1F3E" w:rsidR="00CB2612" w:rsidRPr="00866C37" w:rsidRDefault="00CB2612" w:rsidP="00771467">
            <w:pPr>
              <w:pStyle w:val="ListParagraph"/>
              <w:numPr>
                <w:ilvl w:val="0"/>
                <w:numId w:val="29"/>
              </w:numPr>
              <w:spacing w:before="100" w:beforeAutospacing="1" w:after="100" w:afterAutospacing="1" w:line="240" w:lineRule="auto"/>
              <w:ind w:left="552" w:hanging="192"/>
              <w:jc w:val="both"/>
              <w:rPr>
                <w:rFonts w:asciiTheme="minorHAnsi" w:eastAsia="Times New Roman" w:hAnsiTheme="minorHAnsi" w:cstheme="minorHAnsi"/>
              </w:rPr>
            </w:pPr>
            <w:r w:rsidRPr="00866C37">
              <w:rPr>
                <w:rFonts w:asciiTheme="minorHAnsi" w:eastAsia="Times New Roman" w:hAnsiTheme="minorHAnsi" w:cstheme="minorHAnsi"/>
              </w:rPr>
              <w:t xml:space="preserve">This document is a </w:t>
            </w:r>
            <w:r w:rsidR="004F7267" w:rsidRPr="00866C37">
              <w:rPr>
                <w:rFonts w:asciiTheme="minorHAnsi" w:eastAsia="Times New Roman" w:hAnsiTheme="minorHAnsi" w:cstheme="minorHAnsi"/>
              </w:rPr>
              <w:t>software requirements specification</w:t>
            </w:r>
            <w:r w:rsidRPr="00866C37">
              <w:rPr>
                <w:rFonts w:asciiTheme="minorHAnsi" w:eastAsia="Times New Roman" w:hAnsiTheme="minorHAnsi" w:cstheme="minorHAnsi"/>
              </w:rPr>
              <w:t xml:space="preserve"> and should not be construed as a legally valid and binding agreement between CONNEQT and </w:t>
            </w:r>
            <w:r w:rsidR="00171590" w:rsidRPr="00866C37">
              <w:rPr>
                <w:rFonts w:asciiTheme="minorHAnsi" w:eastAsia="Times New Roman" w:hAnsiTheme="minorHAnsi" w:cstheme="minorHAnsi"/>
              </w:rPr>
              <w:t>CUSTOMER</w:t>
            </w:r>
            <w:r w:rsidRPr="00866C37">
              <w:rPr>
                <w:rFonts w:asciiTheme="minorHAnsi" w:eastAsia="Times New Roman" w:hAnsiTheme="minorHAnsi" w:cstheme="minorHAnsi"/>
              </w:rPr>
              <w:t xml:space="preserve">. If accepted, arrangements shall be formalized in writing incorporating mutually agreed terms and conditions.  </w:t>
            </w:r>
          </w:p>
          <w:p w14:paraId="58083649" w14:textId="37ACEC86" w:rsidR="00CB2612" w:rsidRPr="00866C37" w:rsidRDefault="00CB2612" w:rsidP="00771467">
            <w:pPr>
              <w:pStyle w:val="ListParagraph"/>
              <w:numPr>
                <w:ilvl w:val="0"/>
                <w:numId w:val="29"/>
              </w:numPr>
              <w:spacing w:before="100" w:beforeAutospacing="1" w:after="100" w:afterAutospacing="1" w:line="240" w:lineRule="auto"/>
              <w:ind w:left="552" w:hanging="192"/>
              <w:jc w:val="both"/>
              <w:rPr>
                <w:rFonts w:asciiTheme="minorHAnsi" w:eastAsia="Times New Roman" w:hAnsiTheme="minorHAnsi" w:cstheme="minorHAnsi"/>
              </w:rPr>
            </w:pPr>
            <w:r w:rsidRPr="00866C37">
              <w:rPr>
                <w:rFonts w:asciiTheme="minorHAnsi" w:eastAsia="Times New Roman" w:hAnsiTheme="minorHAnsi" w:cstheme="minorHAnsi"/>
              </w:rPr>
              <w:t xml:space="preserve">The </w:t>
            </w:r>
            <w:r w:rsidR="004F7267" w:rsidRPr="00866C37">
              <w:rPr>
                <w:rFonts w:asciiTheme="minorHAnsi" w:eastAsia="Times New Roman" w:hAnsiTheme="minorHAnsi" w:cstheme="minorHAnsi"/>
              </w:rPr>
              <w:t>software requirements specification</w:t>
            </w:r>
            <w:r w:rsidRPr="00866C37">
              <w:rPr>
                <w:rFonts w:asciiTheme="minorHAnsi" w:eastAsia="Times New Roman" w:hAnsiTheme="minorHAnsi" w:cstheme="minorHAnsi"/>
              </w:rPr>
              <w:t xml:space="preserve"> and its contents are expressly prepared for the recipient of this </w:t>
            </w:r>
            <w:r w:rsidR="004F7267" w:rsidRPr="00866C37">
              <w:rPr>
                <w:rFonts w:asciiTheme="minorHAnsi" w:eastAsia="Times New Roman" w:hAnsiTheme="minorHAnsi" w:cstheme="minorHAnsi"/>
              </w:rPr>
              <w:t>software requirements specification</w:t>
            </w:r>
            <w:r w:rsidRPr="00866C37">
              <w:rPr>
                <w:rFonts w:asciiTheme="minorHAnsi" w:eastAsia="Times New Roman" w:hAnsiTheme="minorHAnsi" w:cstheme="minorHAnsi"/>
              </w:rPr>
              <w:t xml:space="preserve">. The contents of this document are confidential and should not be divulged to any third party without the prior written consent of CONNEQT. </w:t>
            </w:r>
          </w:p>
          <w:p w14:paraId="4E177A7E" w14:textId="27073B08" w:rsidR="00CB2612" w:rsidRPr="00866C37" w:rsidRDefault="00CB2612" w:rsidP="00771467">
            <w:pPr>
              <w:pStyle w:val="ListParagraph"/>
              <w:numPr>
                <w:ilvl w:val="0"/>
                <w:numId w:val="29"/>
              </w:numPr>
              <w:spacing w:before="100" w:beforeAutospacing="1" w:after="100" w:afterAutospacing="1" w:line="240" w:lineRule="auto"/>
              <w:ind w:left="552" w:hanging="192"/>
              <w:jc w:val="both"/>
              <w:rPr>
                <w:rFonts w:asciiTheme="minorHAnsi" w:eastAsia="Times New Roman" w:hAnsiTheme="minorHAnsi" w:cstheme="minorHAnsi"/>
                <w:szCs w:val="20"/>
              </w:rPr>
            </w:pPr>
            <w:r w:rsidRPr="00866C37">
              <w:rPr>
                <w:rFonts w:asciiTheme="minorHAnsi" w:eastAsia="Times New Roman" w:hAnsiTheme="minorHAnsi" w:cstheme="minorHAnsi"/>
              </w:rPr>
              <w:t xml:space="preserve">All material contained in this </w:t>
            </w:r>
            <w:r w:rsidR="004F7267" w:rsidRPr="00866C37">
              <w:rPr>
                <w:rFonts w:asciiTheme="minorHAnsi" w:eastAsia="Times New Roman" w:hAnsiTheme="minorHAnsi" w:cstheme="minorHAnsi"/>
              </w:rPr>
              <w:t>software requirements specification</w:t>
            </w:r>
            <w:r w:rsidR="000850CB" w:rsidRPr="00866C37">
              <w:rPr>
                <w:rFonts w:asciiTheme="minorHAnsi" w:eastAsia="Times New Roman" w:hAnsiTheme="minorHAnsi" w:cstheme="minorHAnsi"/>
              </w:rPr>
              <w:t xml:space="preserve"> document</w:t>
            </w:r>
            <w:r w:rsidRPr="00866C37">
              <w:rPr>
                <w:rFonts w:asciiTheme="minorHAnsi" w:eastAsia="Times New Roman" w:hAnsiTheme="minorHAnsi" w:cstheme="minorHAnsi"/>
              </w:rPr>
              <w:t xml:space="preserve"> will be discussed and modified as required based on the dynamic nature of the program. A formal contract would contain the final terms and conditions as agreed to between the parties and this document does not by its nature attempt to supersede it.</w:t>
            </w:r>
            <w:r w:rsidRPr="00866C37">
              <w:rPr>
                <w:rFonts w:asciiTheme="minorHAnsi" w:eastAsia="Times New Roman" w:hAnsiTheme="minorHAnsi" w:cstheme="minorHAnsi"/>
                <w:szCs w:val="20"/>
              </w:rPr>
              <w:t xml:space="preserve"> </w:t>
            </w:r>
          </w:p>
        </w:tc>
      </w:tr>
    </w:tbl>
    <w:p w14:paraId="503C6192" w14:textId="270E3457" w:rsidR="00F439D8" w:rsidRPr="00866C37" w:rsidRDefault="00CB2612" w:rsidP="002D23B7">
      <w:pPr>
        <w:spacing w:before="100" w:beforeAutospacing="1" w:after="100" w:afterAutospacing="1" w:line="240" w:lineRule="auto"/>
        <w:rPr>
          <w:rFonts w:asciiTheme="minorHAnsi" w:hAnsiTheme="minorHAnsi" w:cstheme="minorHAnsi"/>
          <w:b/>
          <w:color w:val="0069BE"/>
          <w:sz w:val="32"/>
          <w:szCs w:val="28"/>
        </w:rPr>
      </w:pPr>
      <w:r w:rsidRPr="00866C37">
        <w:rPr>
          <w:rFonts w:asciiTheme="minorHAnsi" w:hAnsiTheme="minorHAnsi" w:cstheme="minorHAnsi"/>
          <w:b/>
          <w:color w:val="0069BE"/>
          <w:sz w:val="32"/>
          <w:szCs w:val="28"/>
        </w:rPr>
        <w:br w:type="page"/>
      </w:r>
    </w:p>
    <w:p w14:paraId="66FAC57F" w14:textId="77777777" w:rsidR="00CB2612" w:rsidRPr="00866C37" w:rsidRDefault="00CB2612" w:rsidP="002D23B7">
      <w:pPr>
        <w:spacing w:before="100" w:beforeAutospacing="1" w:after="100" w:afterAutospacing="1" w:line="240" w:lineRule="auto"/>
        <w:rPr>
          <w:rFonts w:asciiTheme="minorHAnsi" w:hAnsiTheme="minorHAnsi" w:cstheme="minorHAnsi"/>
          <w:sz w:val="16"/>
        </w:rPr>
      </w:pPr>
    </w:p>
    <w:sdt>
      <w:sdtPr>
        <w:rPr>
          <w:rFonts w:ascii="Calibri" w:eastAsia="Calibri" w:hAnsi="Calibri" w:cs="Times New Roman"/>
          <w:bCs w:val="0"/>
          <w:color w:val="auto"/>
          <w:sz w:val="22"/>
          <w:lang w:val="en-AU"/>
        </w:rPr>
        <w:id w:val="1080953864"/>
        <w:docPartObj>
          <w:docPartGallery w:val="Table of Contents"/>
          <w:docPartUnique/>
        </w:docPartObj>
      </w:sdtPr>
      <w:sdtEndPr>
        <w:rPr>
          <w:rFonts w:asciiTheme="minorHAnsi" w:hAnsiTheme="minorHAnsi" w:cstheme="minorHAnsi"/>
          <w:b/>
          <w:noProof/>
        </w:rPr>
      </w:sdtEndPr>
      <w:sdtContent>
        <w:p w14:paraId="276D2EE7" w14:textId="5F822E4E" w:rsidR="00F439D8" w:rsidRPr="00866C37" w:rsidRDefault="00F439D8" w:rsidP="000F3311">
          <w:pPr>
            <w:pStyle w:val="TOCHeading0"/>
            <w:numPr>
              <w:ilvl w:val="0"/>
              <w:numId w:val="0"/>
            </w:numPr>
            <w:ind w:left="360"/>
          </w:pPr>
          <w:r w:rsidRPr="00866C37">
            <w:t>Contents</w:t>
          </w:r>
        </w:p>
        <w:p w14:paraId="27BF33CE" w14:textId="6AC577F0" w:rsidR="00472439" w:rsidRDefault="00F439D8">
          <w:pPr>
            <w:pStyle w:val="TOC1"/>
            <w:tabs>
              <w:tab w:val="left" w:pos="1140"/>
              <w:tab w:val="right" w:leader="dot" w:pos="10460"/>
            </w:tabs>
            <w:rPr>
              <w:rFonts w:asciiTheme="minorHAnsi" w:eastAsiaTheme="minorEastAsia" w:hAnsiTheme="minorHAnsi" w:cstheme="minorBidi"/>
              <w:noProof/>
              <w:lang w:val="en-US"/>
            </w:rPr>
          </w:pPr>
          <w:r w:rsidRPr="00866C37">
            <w:rPr>
              <w:rFonts w:asciiTheme="minorHAnsi" w:hAnsiTheme="minorHAnsi" w:cstheme="minorHAnsi"/>
            </w:rPr>
            <w:fldChar w:fldCharType="begin"/>
          </w:r>
          <w:r w:rsidRPr="00866C37">
            <w:rPr>
              <w:rFonts w:asciiTheme="minorHAnsi" w:hAnsiTheme="minorHAnsi" w:cstheme="minorHAnsi"/>
            </w:rPr>
            <w:instrText xml:space="preserve"> TOC \o "1-3" \h \z \u </w:instrText>
          </w:r>
          <w:r w:rsidRPr="00866C37">
            <w:rPr>
              <w:rFonts w:asciiTheme="minorHAnsi" w:hAnsiTheme="minorHAnsi" w:cstheme="minorHAnsi"/>
            </w:rPr>
            <w:fldChar w:fldCharType="separate"/>
          </w:r>
          <w:hyperlink w:anchor="_Toc107324603" w:history="1">
            <w:r w:rsidR="00472439" w:rsidRPr="00430459">
              <w:rPr>
                <w:rStyle w:val="Hyperlink"/>
                <w:noProof/>
              </w:rPr>
              <w:t>1)</w:t>
            </w:r>
            <w:r w:rsidR="00472439">
              <w:rPr>
                <w:rFonts w:asciiTheme="minorHAnsi" w:eastAsiaTheme="minorEastAsia" w:hAnsiTheme="minorHAnsi" w:cstheme="minorBidi"/>
                <w:noProof/>
                <w:lang w:val="en-US"/>
              </w:rPr>
              <w:tab/>
            </w:r>
            <w:r w:rsidR="00472439" w:rsidRPr="00430459">
              <w:rPr>
                <w:rStyle w:val="Hyperlink"/>
                <w:noProof/>
              </w:rPr>
              <w:t>Executive Summary</w:t>
            </w:r>
            <w:r w:rsidR="00472439">
              <w:rPr>
                <w:noProof/>
                <w:webHidden/>
              </w:rPr>
              <w:tab/>
            </w:r>
            <w:r w:rsidR="00472439">
              <w:rPr>
                <w:noProof/>
                <w:webHidden/>
              </w:rPr>
              <w:fldChar w:fldCharType="begin"/>
            </w:r>
            <w:r w:rsidR="00472439">
              <w:rPr>
                <w:noProof/>
                <w:webHidden/>
              </w:rPr>
              <w:instrText xml:space="preserve"> PAGEREF _Toc107324603 \h </w:instrText>
            </w:r>
            <w:r w:rsidR="00472439">
              <w:rPr>
                <w:noProof/>
                <w:webHidden/>
              </w:rPr>
            </w:r>
            <w:r w:rsidR="00472439">
              <w:rPr>
                <w:noProof/>
                <w:webHidden/>
              </w:rPr>
              <w:fldChar w:fldCharType="separate"/>
            </w:r>
            <w:r w:rsidR="00472439">
              <w:rPr>
                <w:noProof/>
                <w:webHidden/>
              </w:rPr>
              <w:t>4</w:t>
            </w:r>
            <w:r w:rsidR="00472439">
              <w:rPr>
                <w:noProof/>
                <w:webHidden/>
              </w:rPr>
              <w:fldChar w:fldCharType="end"/>
            </w:r>
          </w:hyperlink>
        </w:p>
        <w:p w14:paraId="6D333CD3" w14:textId="45F567BD" w:rsidR="00472439" w:rsidRDefault="00172FD7">
          <w:pPr>
            <w:pStyle w:val="TOC1"/>
            <w:tabs>
              <w:tab w:val="left" w:pos="1140"/>
              <w:tab w:val="right" w:leader="dot" w:pos="10460"/>
            </w:tabs>
            <w:rPr>
              <w:rFonts w:asciiTheme="minorHAnsi" w:eastAsiaTheme="minorEastAsia" w:hAnsiTheme="minorHAnsi" w:cstheme="minorBidi"/>
              <w:noProof/>
              <w:lang w:val="en-US"/>
            </w:rPr>
          </w:pPr>
          <w:hyperlink w:anchor="_Toc107324604" w:history="1">
            <w:r w:rsidR="00472439" w:rsidRPr="00430459">
              <w:rPr>
                <w:rStyle w:val="Hyperlink"/>
                <w:noProof/>
              </w:rPr>
              <w:t>2)</w:t>
            </w:r>
            <w:r w:rsidR="00472439">
              <w:rPr>
                <w:rFonts w:asciiTheme="minorHAnsi" w:eastAsiaTheme="minorEastAsia" w:hAnsiTheme="minorHAnsi" w:cstheme="minorBidi"/>
                <w:noProof/>
                <w:lang w:val="en-US"/>
              </w:rPr>
              <w:tab/>
            </w:r>
            <w:r w:rsidR="00472439" w:rsidRPr="00430459">
              <w:rPr>
                <w:rStyle w:val="Hyperlink"/>
                <w:noProof/>
              </w:rPr>
              <w:t>About ConneQt Business Solutions Limited</w:t>
            </w:r>
            <w:r w:rsidR="00472439">
              <w:rPr>
                <w:noProof/>
                <w:webHidden/>
              </w:rPr>
              <w:tab/>
            </w:r>
            <w:r w:rsidR="00472439">
              <w:rPr>
                <w:noProof/>
                <w:webHidden/>
              </w:rPr>
              <w:fldChar w:fldCharType="begin"/>
            </w:r>
            <w:r w:rsidR="00472439">
              <w:rPr>
                <w:noProof/>
                <w:webHidden/>
              </w:rPr>
              <w:instrText xml:space="preserve"> PAGEREF _Toc107324604 \h </w:instrText>
            </w:r>
            <w:r w:rsidR="00472439">
              <w:rPr>
                <w:noProof/>
                <w:webHidden/>
              </w:rPr>
            </w:r>
            <w:r w:rsidR="00472439">
              <w:rPr>
                <w:noProof/>
                <w:webHidden/>
              </w:rPr>
              <w:fldChar w:fldCharType="separate"/>
            </w:r>
            <w:r w:rsidR="00472439">
              <w:rPr>
                <w:noProof/>
                <w:webHidden/>
              </w:rPr>
              <w:t>4</w:t>
            </w:r>
            <w:r w:rsidR="00472439">
              <w:rPr>
                <w:noProof/>
                <w:webHidden/>
              </w:rPr>
              <w:fldChar w:fldCharType="end"/>
            </w:r>
          </w:hyperlink>
        </w:p>
        <w:p w14:paraId="61B1666F" w14:textId="107A61F1" w:rsidR="00472439" w:rsidRDefault="00172FD7">
          <w:pPr>
            <w:pStyle w:val="TOC1"/>
            <w:tabs>
              <w:tab w:val="left" w:pos="1140"/>
              <w:tab w:val="right" w:leader="dot" w:pos="10460"/>
            </w:tabs>
            <w:rPr>
              <w:rFonts w:asciiTheme="minorHAnsi" w:eastAsiaTheme="minorEastAsia" w:hAnsiTheme="minorHAnsi" w:cstheme="minorBidi"/>
              <w:noProof/>
              <w:lang w:val="en-US"/>
            </w:rPr>
          </w:pPr>
          <w:hyperlink w:anchor="_Toc107324605" w:history="1">
            <w:r w:rsidR="00472439" w:rsidRPr="00430459">
              <w:rPr>
                <w:rStyle w:val="Hyperlink"/>
                <w:noProof/>
              </w:rPr>
              <w:t>3)</w:t>
            </w:r>
            <w:r w:rsidR="00472439">
              <w:rPr>
                <w:rFonts w:asciiTheme="minorHAnsi" w:eastAsiaTheme="minorEastAsia" w:hAnsiTheme="minorHAnsi" w:cstheme="minorBidi"/>
                <w:noProof/>
                <w:lang w:val="en-US"/>
              </w:rPr>
              <w:tab/>
            </w:r>
            <w:r w:rsidR="00472439" w:rsidRPr="00430459">
              <w:rPr>
                <w:rStyle w:val="Hyperlink"/>
                <w:noProof/>
              </w:rPr>
              <w:t>About IDSPL</w:t>
            </w:r>
            <w:r w:rsidR="00472439">
              <w:rPr>
                <w:noProof/>
                <w:webHidden/>
              </w:rPr>
              <w:tab/>
            </w:r>
            <w:r w:rsidR="00472439">
              <w:rPr>
                <w:noProof/>
                <w:webHidden/>
              </w:rPr>
              <w:fldChar w:fldCharType="begin"/>
            </w:r>
            <w:r w:rsidR="00472439">
              <w:rPr>
                <w:noProof/>
                <w:webHidden/>
              </w:rPr>
              <w:instrText xml:space="preserve"> PAGEREF _Toc107324605 \h </w:instrText>
            </w:r>
            <w:r w:rsidR="00472439">
              <w:rPr>
                <w:noProof/>
                <w:webHidden/>
              </w:rPr>
            </w:r>
            <w:r w:rsidR="00472439">
              <w:rPr>
                <w:noProof/>
                <w:webHidden/>
              </w:rPr>
              <w:fldChar w:fldCharType="separate"/>
            </w:r>
            <w:r w:rsidR="00472439">
              <w:rPr>
                <w:noProof/>
                <w:webHidden/>
              </w:rPr>
              <w:t>4</w:t>
            </w:r>
            <w:r w:rsidR="00472439">
              <w:rPr>
                <w:noProof/>
                <w:webHidden/>
              </w:rPr>
              <w:fldChar w:fldCharType="end"/>
            </w:r>
          </w:hyperlink>
        </w:p>
        <w:p w14:paraId="6DB38CDC" w14:textId="6BD25A15" w:rsidR="00472439" w:rsidRDefault="00172FD7">
          <w:pPr>
            <w:pStyle w:val="TOC1"/>
            <w:tabs>
              <w:tab w:val="left" w:pos="1140"/>
              <w:tab w:val="right" w:leader="dot" w:pos="10460"/>
            </w:tabs>
            <w:rPr>
              <w:rFonts w:asciiTheme="minorHAnsi" w:eastAsiaTheme="minorEastAsia" w:hAnsiTheme="minorHAnsi" w:cstheme="minorBidi"/>
              <w:noProof/>
              <w:lang w:val="en-US"/>
            </w:rPr>
          </w:pPr>
          <w:hyperlink w:anchor="_Toc107324606" w:history="1">
            <w:r w:rsidR="00472439" w:rsidRPr="00430459">
              <w:rPr>
                <w:rStyle w:val="Hyperlink"/>
                <w:noProof/>
              </w:rPr>
              <w:t>4)</w:t>
            </w:r>
            <w:r w:rsidR="00472439">
              <w:rPr>
                <w:rFonts w:asciiTheme="minorHAnsi" w:eastAsiaTheme="minorEastAsia" w:hAnsiTheme="minorHAnsi" w:cstheme="minorBidi"/>
                <w:noProof/>
                <w:lang w:val="en-US"/>
              </w:rPr>
              <w:tab/>
            </w:r>
            <w:r w:rsidR="00472439" w:rsidRPr="00430459">
              <w:rPr>
                <w:rStyle w:val="Hyperlink"/>
                <w:noProof/>
              </w:rPr>
              <w:t>Our understanding on existing IDSPL Setup</w:t>
            </w:r>
            <w:r w:rsidR="00472439">
              <w:rPr>
                <w:noProof/>
                <w:webHidden/>
              </w:rPr>
              <w:tab/>
            </w:r>
            <w:r w:rsidR="00472439">
              <w:rPr>
                <w:noProof/>
                <w:webHidden/>
              </w:rPr>
              <w:fldChar w:fldCharType="begin"/>
            </w:r>
            <w:r w:rsidR="00472439">
              <w:rPr>
                <w:noProof/>
                <w:webHidden/>
              </w:rPr>
              <w:instrText xml:space="preserve"> PAGEREF _Toc107324606 \h </w:instrText>
            </w:r>
            <w:r w:rsidR="00472439">
              <w:rPr>
                <w:noProof/>
                <w:webHidden/>
              </w:rPr>
            </w:r>
            <w:r w:rsidR="00472439">
              <w:rPr>
                <w:noProof/>
                <w:webHidden/>
              </w:rPr>
              <w:fldChar w:fldCharType="separate"/>
            </w:r>
            <w:r w:rsidR="00472439">
              <w:rPr>
                <w:noProof/>
                <w:webHidden/>
              </w:rPr>
              <w:t>4</w:t>
            </w:r>
            <w:r w:rsidR="00472439">
              <w:rPr>
                <w:noProof/>
                <w:webHidden/>
              </w:rPr>
              <w:fldChar w:fldCharType="end"/>
            </w:r>
          </w:hyperlink>
        </w:p>
        <w:p w14:paraId="1C2FBA47" w14:textId="0CEF522F" w:rsidR="00472439" w:rsidRDefault="00172FD7">
          <w:pPr>
            <w:pStyle w:val="TOC1"/>
            <w:tabs>
              <w:tab w:val="left" w:pos="1140"/>
              <w:tab w:val="right" w:leader="dot" w:pos="10460"/>
            </w:tabs>
            <w:rPr>
              <w:rFonts w:asciiTheme="minorHAnsi" w:eastAsiaTheme="minorEastAsia" w:hAnsiTheme="minorHAnsi" w:cstheme="minorBidi"/>
              <w:noProof/>
              <w:lang w:val="en-US"/>
            </w:rPr>
          </w:pPr>
          <w:hyperlink w:anchor="_Toc107324607" w:history="1">
            <w:r w:rsidR="00472439" w:rsidRPr="00430459">
              <w:rPr>
                <w:rStyle w:val="Hyperlink"/>
                <w:noProof/>
              </w:rPr>
              <w:t>5)</w:t>
            </w:r>
            <w:r w:rsidR="00472439">
              <w:rPr>
                <w:rFonts w:asciiTheme="minorHAnsi" w:eastAsiaTheme="minorEastAsia" w:hAnsiTheme="minorHAnsi" w:cstheme="minorBidi"/>
                <w:noProof/>
                <w:lang w:val="en-US"/>
              </w:rPr>
              <w:tab/>
            </w:r>
            <w:r w:rsidR="00472439" w:rsidRPr="00430459">
              <w:rPr>
                <w:rStyle w:val="Hyperlink"/>
                <w:noProof/>
              </w:rPr>
              <w:t>ConneQt identified and recommended Solution</w:t>
            </w:r>
            <w:r w:rsidR="00472439">
              <w:rPr>
                <w:noProof/>
                <w:webHidden/>
              </w:rPr>
              <w:tab/>
            </w:r>
            <w:r w:rsidR="00472439">
              <w:rPr>
                <w:noProof/>
                <w:webHidden/>
              </w:rPr>
              <w:fldChar w:fldCharType="begin"/>
            </w:r>
            <w:r w:rsidR="00472439">
              <w:rPr>
                <w:noProof/>
                <w:webHidden/>
              </w:rPr>
              <w:instrText xml:space="preserve"> PAGEREF _Toc107324607 \h </w:instrText>
            </w:r>
            <w:r w:rsidR="00472439">
              <w:rPr>
                <w:noProof/>
                <w:webHidden/>
              </w:rPr>
            </w:r>
            <w:r w:rsidR="00472439">
              <w:rPr>
                <w:noProof/>
                <w:webHidden/>
              </w:rPr>
              <w:fldChar w:fldCharType="separate"/>
            </w:r>
            <w:r w:rsidR="00472439">
              <w:rPr>
                <w:noProof/>
                <w:webHidden/>
              </w:rPr>
              <w:t>5</w:t>
            </w:r>
            <w:r w:rsidR="00472439">
              <w:rPr>
                <w:noProof/>
                <w:webHidden/>
              </w:rPr>
              <w:fldChar w:fldCharType="end"/>
            </w:r>
          </w:hyperlink>
        </w:p>
        <w:p w14:paraId="6E09EE10" w14:textId="0A497144" w:rsidR="00472439" w:rsidRDefault="00172FD7">
          <w:pPr>
            <w:pStyle w:val="TOC1"/>
            <w:tabs>
              <w:tab w:val="left" w:pos="1140"/>
              <w:tab w:val="right" w:leader="dot" w:pos="10460"/>
            </w:tabs>
            <w:rPr>
              <w:rFonts w:asciiTheme="minorHAnsi" w:eastAsiaTheme="minorEastAsia" w:hAnsiTheme="minorHAnsi" w:cstheme="minorBidi"/>
              <w:noProof/>
              <w:lang w:val="en-US"/>
            </w:rPr>
          </w:pPr>
          <w:hyperlink w:anchor="_Toc107324608" w:history="1">
            <w:r w:rsidR="00472439" w:rsidRPr="00430459">
              <w:rPr>
                <w:rStyle w:val="Hyperlink"/>
                <w:noProof/>
              </w:rPr>
              <w:t>6)</w:t>
            </w:r>
            <w:r w:rsidR="00472439">
              <w:rPr>
                <w:rFonts w:asciiTheme="minorHAnsi" w:eastAsiaTheme="minorEastAsia" w:hAnsiTheme="minorHAnsi" w:cstheme="minorBidi"/>
                <w:noProof/>
                <w:lang w:val="en-US"/>
              </w:rPr>
              <w:tab/>
            </w:r>
            <w:r w:rsidR="00472439" w:rsidRPr="00430459">
              <w:rPr>
                <w:rStyle w:val="Hyperlink"/>
                <w:noProof/>
              </w:rPr>
              <w:t>Modules – In Scope</w:t>
            </w:r>
            <w:r w:rsidR="00472439">
              <w:rPr>
                <w:noProof/>
                <w:webHidden/>
              </w:rPr>
              <w:tab/>
            </w:r>
            <w:r w:rsidR="00472439">
              <w:rPr>
                <w:noProof/>
                <w:webHidden/>
              </w:rPr>
              <w:fldChar w:fldCharType="begin"/>
            </w:r>
            <w:r w:rsidR="00472439">
              <w:rPr>
                <w:noProof/>
                <w:webHidden/>
              </w:rPr>
              <w:instrText xml:space="preserve"> PAGEREF _Toc107324608 \h </w:instrText>
            </w:r>
            <w:r w:rsidR="00472439">
              <w:rPr>
                <w:noProof/>
                <w:webHidden/>
              </w:rPr>
            </w:r>
            <w:r w:rsidR="00472439">
              <w:rPr>
                <w:noProof/>
                <w:webHidden/>
              </w:rPr>
              <w:fldChar w:fldCharType="separate"/>
            </w:r>
            <w:r w:rsidR="00472439">
              <w:rPr>
                <w:noProof/>
                <w:webHidden/>
              </w:rPr>
              <w:t>5</w:t>
            </w:r>
            <w:r w:rsidR="00472439">
              <w:rPr>
                <w:noProof/>
                <w:webHidden/>
              </w:rPr>
              <w:fldChar w:fldCharType="end"/>
            </w:r>
          </w:hyperlink>
        </w:p>
        <w:p w14:paraId="0DFEC577" w14:textId="7A287286" w:rsidR="00472439" w:rsidRDefault="00172FD7">
          <w:pPr>
            <w:pStyle w:val="TOC1"/>
            <w:tabs>
              <w:tab w:val="left" w:pos="1140"/>
              <w:tab w:val="right" w:leader="dot" w:pos="10460"/>
            </w:tabs>
            <w:rPr>
              <w:rFonts w:asciiTheme="minorHAnsi" w:eastAsiaTheme="minorEastAsia" w:hAnsiTheme="minorHAnsi" w:cstheme="minorBidi"/>
              <w:noProof/>
              <w:lang w:val="en-US"/>
            </w:rPr>
          </w:pPr>
          <w:hyperlink w:anchor="_Toc107324609" w:history="1">
            <w:r w:rsidR="00472439" w:rsidRPr="00430459">
              <w:rPr>
                <w:rStyle w:val="Hyperlink"/>
                <w:noProof/>
              </w:rPr>
              <w:t>7)</w:t>
            </w:r>
            <w:r w:rsidR="00472439">
              <w:rPr>
                <w:rFonts w:asciiTheme="minorHAnsi" w:eastAsiaTheme="minorEastAsia" w:hAnsiTheme="minorHAnsi" w:cstheme="minorBidi"/>
                <w:noProof/>
                <w:lang w:val="en-US"/>
              </w:rPr>
              <w:tab/>
            </w:r>
            <w:r w:rsidR="00472439" w:rsidRPr="00430459">
              <w:rPr>
                <w:rStyle w:val="Hyperlink"/>
                <w:noProof/>
              </w:rPr>
              <w:t>Business Activities Flow</w:t>
            </w:r>
            <w:r w:rsidR="00472439">
              <w:rPr>
                <w:noProof/>
                <w:webHidden/>
              </w:rPr>
              <w:tab/>
            </w:r>
            <w:r w:rsidR="00472439">
              <w:rPr>
                <w:noProof/>
                <w:webHidden/>
              </w:rPr>
              <w:fldChar w:fldCharType="begin"/>
            </w:r>
            <w:r w:rsidR="00472439">
              <w:rPr>
                <w:noProof/>
                <w:webHidden/>
              </w:rPr>
              <w:instrText xml:space="preserve"> PAGEREF _Toc107324609 \h </w:instrText>
            </w:r>
            <w:r w:rsidR="00472439">
              <w:rPr>
                <w:noProof/>
                <w:webHidden/>
              </w:rPr>
            </w:r>
            <w:r w:rsidR="00472439">
              <w:rPr>
                <w:noProof/>
                <w:webHidden/>
              </w:rPr>
              <w:fldChar w:fldCharType="separate"/>
            </w:r>
            <w:r w:rsidR="00472439">
              <w:rPr>
                <w:noProof/>
                <w:webHidden/>
              </w:rPr>
              <w:t>6</w:t>
            </w:r>
            <w:r w:rsidR="00472439">
              <w:rPr>
                <w:noProof/>
                <w:webHidden/>
              </w:rPr>
              <w:fldChar w:fldCharType="end"/>
            </w:r>
          </w:hyperlink>
        </w:p>
        <w:p w14:paraId="01EA1E35" w14:textId="6732F242" w:rsidR="00472439" w:rsidRDefault="00172FD7">
          <w:pPr>
            <w:pStyle w:val="TOC1"/>
            <w:tabs>
              <w:tab w:val="left" w:pos="1140"/>
              <w:tab w:val="right" w:leader="dot" w:pos="10460"/>
            </w:tabs>
            <w:rPr>
              <w:rFonts w:asciiTheme="minorHAnsi" w:eastAsiaTheme="minorEastAsia" w:hAnsiTheme="minorHAnsi" w:cstheme="minorBidi"/>
              <w:noProof/>
              <w:lang w:val="en-US"/>
            </w:rPr>
          </w:pPr>
          <w:hyperlink w:anchor="_Toc107324610" w:history="1">
            <w:r w:rsidR="00472439" w:rsidRPr="00430459">
              <w:rPr>
                <w:rStyle w:val="Hyperlink"/>
                <w:noProof/>
              </w:rPr>
              <w:t>8)</w:t>
            </w:r>
            <w:r w:rsidR="00472439">
              <w:rPr>
                <w:rFonts w:asciiTheme="minorHAnsi" w:eastAsiaTheme="minorEastAsia" w:hAnsiTheme="minorHAnsi" w:cstheme="minorBidi"/>
                <w:noProof/>
                <w:lang w:val="en-US"/>
              </w:rPr>
              <w:tab/>
            </w:r>
            <w:r w:rsidR="00472439" w:rsidRPr="00430459">
              <w:rPr>
                <w:rStyle w:val="Hyperlink"/>
                <w:noProof/>
              </w:rPr>
              <w:t>Use Cases</w:t>
            </w:r>
            <w:r w:rsidR="00472439">
              <w:rPr>
                <w:noProof/>
                <w:webHidden/>
              </w:rPr>
              <w:tab/>
            </w:r>
            <w:r w:rsidR="00472439">
              <w:rPr>
                <w:noProof/>
                <w:webHidden/>
              </w:rPr>
              <w:fldChar w:fldCharType="begin"/>
            </w:r>
            <w:r w:rsidR="00472439">
              <w:rPr>
                <w:noProof/>
                <w:webHidden/>
              </w:rPr>
              <w:instrText xml:space="preserve"> PAGEREF _Toc107324610 \h </w:instrText>
            </w:r>
            <w:r w:rsidR="00472439">
              <w:rPr>
                <w:noProof/>
                <w:webHidden/>
              </w:rPr>
            </w:r>
            <w:r w:rsidR="00472439">
              <w:rPr>
                <w:noProof/>
                <w:webHidden/>
              </w:rPr>
              <w:fldChar w:fldCharType="separate"/>
            </w:r>
            <w:r w:rsidR="00472439">
              <w:rPr>
                <w:noProof/>
                <w:webHidden/>
              </w:rPr>
              <w:t>10</w:t>
            </w:r>
            <w:r w:rsidR="00472439">
              <w:rPr>
                <w:noProof/>
                <w:webHidden/>
              </w:rPr>
              <w:fldChar w:fldCharType="end"/>
            </w:r>
          </w:hyperlink>
        </w:p>
        <w:p w14:paraId="0D957EAB" w14:textId="1BBB3FAF" w:rsidR="00472439" w:rsidRDefault="00172FD7">
          <w:pPr>
            <w:pStyle w:val="TOC1"/>
            <w:tabs>
              <w:tab w:val="left" w:pos="1140"/>
              <w:tab w:val="right" w:leader="dot" w:pos="10460"/>
            </w:tabs>
            <w:rPr>
              <w:rFonts w:asciiTheme="minorHAnsi" w:eastAsiaTheme="minorEastAsia" w:hAnsiTheme="minorHAnsi" w:cstheme="minorBidi"/>
              <w:noProof/>
              <w:lang w:val="en-US"/>
            </w:rPr>
          </w:pPr>
          <w:hyperlink w:anchor="_Toc107324611" w:history="1">
            <w:r w:rsidR="00472439" w:rsidRPr="00430459">
              <w:rPr>
                <w:rStyle w:val="Hyperlink"/>
                <w:noProof/>
              </w:rPr>
              <w:t>9)</w:t>
            </w:r>
            <w:r w:rsidR="00472439">
              <w:rPr>
                <w:rFonts w:asciiTheme="minorHAnsi" w:eastAsiaTheme="minorEastAsia" w:hAnsiTheme="minorHAnsi" w:cstheme="minorBidi"/>
                <w:noProof/>
                <w:lang w:val="en-US"/>
              </w:rPr>
              <w:tab/>
            </w:r>
            <w:r w:rsidR="00472439" w:rsidRPr="00430459">
              <w:rPr>
                <w:rStyle w:val="Hyperlink"/>
                <w:noProof/>
              </w:rPr>
              <w:t>Responsibility Matrix</w:t>
            </w:r>
            <w:r w:rsidR="00472439">
              <w:rPr>
                <w:noProof/>
                <w:webHidden/>
              </w:rPr>
              <w:tab/>
            </w:r>
            <w:r w:rsidR="00472439">
              <w:rPr>
                <w:noProof/>
                <w:webHidden/>
              </w:rPr>
              <w:fldChar w:fldCharType="begin"/>
            </w:r>
            <w:r w:rsidR="00472439">
              <w:rPr>
                <w:noProof/>
                <w:webHidden/>
              </w:rPr>
              <w:instrText xml:space="preserve"> PAGEREF _Toc107324611 \h </w:instrText>
            </w:r>
            <w:r w:rsidR="00472439">
              <w:rPr>
                <w:noProof/>
                <w:webHidden/>
              </w:rPr>
            </w:r>
            <w:r w:rsidR="00472439">
              <w:rPr>
                <w:noProof/>
                <w:webHidden/>
              </w:rPr>
              <w:fldChar w:fldCharType="separate"/>
            </w:r>
            <w:r w:rsidR="00472439">
              <w:rPr>
                <w:noProof/>
                <w:webHidden/>
              </w:rPr>
              <w:t>28</w:t>
            </w:r>
            <w:r w:rsidR="00472439">
              <w:rPr>
                <w:noProof/>
                <w:webHidden/>
              </w:rPr>
              <w:fldChar w:fldCharType="end"/>
            </w:r>
          </w:hyperlink>
        </w:p>
        <w:p w14:paraId="3B292E6E" w14:textId="230945CA" w:rsidR="00472439" w:rsidRDefault="00172FD7">
          <w:pPr>
            <w:pStyle w:val="TOC1"/>
            <w:tabs>
              <w:tab w:val="left" w:pos="1140"/>
              <w:tab w:val="right" w:leader="dot" w:pos="10460"/>
            </w:tabs>
            <w:rPr>
              <w:rFonts w:asciiTheme="minorHAnsi" w:eastAsiaTheme="minorEastAsia" w:hAnsiTheme="minorHAnsi" w:cstheme="minorBidi"/>
              <w:noProof/>
              <w:lang w:val="en-US"/>
            </w:rPr>
          </w:pPr>
          <w:hyperlink w:anchor="_Toc107324612" w:history="1">
            <w:r w:rsidR="00472439" w:rsidRPr="00430459">
              <w:rPr>
                <w:rStyle w:val="Hyperlink"/>
                <w:noProof/>
              </w:rPr>
              <w:t>10)</w:t>
            </w:r>
            <w:r w:rsidR="00472439">
              <w:rPr>
                <w:rFonts w:asciiTheme="minorHAnsi" w:eastAsiaTheme="minorEastAsia" w:hAnsiTheme="minorHAnsi" w:cstheme="minorBidi"/>
                <w:noProof/>
                <w:lang w:val="en-US"/>
              </w:rPr>
              <w:tab/>
            </w:r>
            <w:r w:rsidR="00472439" w:rsidRPr="00430459">
              <w:rPr>
                <w:rStyle w:val="Hyperlink"/>
                <w:noProof/>
              </w:rPr>
              <w:t>CRM System – Configuration Details</w:t>
            </w:r>
            <w:r w:rsidR="00472439">
              <w:rPr>
                <w:noProof/>
                <w:webHidden/>
              </w:rPr>
              <w:tab/>
            </w:r>
            <w:r w:rsidR="00472439">
              <w:rPr>
                <w:noProof/>
                <w:webHidden/>
              </w:rPr>
              <w:fldChar w:fldCharType="begin"/>
            </w:r>
            <w:r w:rsidR="00472439">
              <w:rPr>
                <w:noProof/>
                <w:webHidden/>
              </w:rPr>
              <w:instrText xml:space="preserve"> PAGEREF _Toc107324612 \h </w:instrText>
            </w:r>
            <w:r w:rsidR="00472439">
              <w:rPr>
                <w:noProof/>
                <w:webHidden/>
              </w:rPr>
            </w:r>
            <w:r w:rsidR="00472439">
              <w:rPr>
                <w:noProof/>
                <w:webHidden/>
              </w:rPr>
              <w:fldChar w:fldCharType="separate"/>
            </w:r>
            <w:r w:rsidR="00472439">
              <w:rPr>
                <w:noProof/>
                <w:webHidden/>
              </w:rPr>
              <w:t>28</w:t>
            </w:r>
            <w:r w:rsidR="00472439">
              <w:rPr>
                <w:noProof/>
                <w:webHidden/>
              </w:rPr>
              <w:fldChar w:fldCharType="end"/>
            </w:r>
          </w:hyperlink>
        </w:p>
        <w:p w14:paraId="22AD1E53" w14:textId="35E7074E" w:rsidR="00F439D8" w:rsidRPr="00866C37" w:rsidRDefault="00F439D8" w:rsidP="002D23B7">
          <w:pPr>
            <w:spacing w:before="100" w:beforeAutospacing="1" w:after="100" w:afterAutospacing="1" w:line="240" w:lineRule="auto"/>
            <w:rPr>
              <w:rFonts w:asciiTheme="minorHAnsi" w:hAnsiTheme="minorHAnsi" w:cstheme="minorHAnsi"/>
            </w:rPr>
          </w:pPr>
          <w:r w:rsidRPr="00866C37">
            <w:rPr>
              <w:rFonts w:asciiTheme="minorHAnsi" w:hAnsiTheme="minorHAnsi" w:cstheme="minorHAnsi"/>
              <w:b/>
              <w:bCs/>
              <w:noProof/>
            </w:rPr>
            <w:fldChar w:fldCharType="end"/>
          </w:r>
        </w:p>
      </w:sdtContent>
    </w:sdt>
    <w:p w14:paraId="61477C97" w14:textId="4E5ECB17" w:rsidR="00F439D8" w:rsidRPr="00866C37" w:rsidRDefault="00BE5265" w:rsidP="002D23B7">
      <w:pPr>
        <w:spacing w:before="100" w:beforeAutospacing="1" w:after="100" w:afterAutospacing="1" w:line="240" w:lineRule="auto"/>
        <w:rPr>
          <w:rFonts w:asciiTheme="minorHAnsi" w:hAnsiTheme="minorHAnsi" w:cstheme="minorHAnsi"/>
          <w:sz w:val="16"/>
        </w:rPr>
      </w:pPr>
      <w:r>
        <w:rPr>
          <w:rFonts w:asciiTheme="minorHAnsi" w:hAnsiTheme="minorHAnsi" w:cstheme="minorHAnsi"/>
          <w:sz w:val="16"/>
        </w:rPr>
        <w:t>.</w:t>
      </w:r>
      <w:r w:rsidR="00F439D8" w:rsidRPr="00866C37">
        <w:rPr>
          <w:rFonts w:asciiTheme="minorHAnsi" w:hAnsiTheme="minorHAnsi" w:cstheme="minorHAnsi"/>
          <w:sz w:val="16"/>
        </w:rPr>
        <w:br w:type="page"/>
      </w:r>
    </w:p>
    <w:p w14:paraId="144F867F" w14:textId="77777777" w:rsidR="00EA1474" w:rsidRPr="00866C37" w:rsidRDefault="00EA1474" w:rsidP="002D23B7">
      <w:pPr>
        <w:spacing w:before="100" w:beforeAutospacing="1" w:after="100" w:afterAutospacing="1" w:line="240" w:lineRule="auto"/>
        <w:rPr>
          <w:rFonts w:asciiTheme="minorHAnsi" w:hAnsiTheme="minorHAnsi" w:cstheme="minorHAnsi"/>
          <w:sz w:val="16"/>
        </w:rPr>
      </w:pPr>
    </w:p>
    <w:p w14:paraId="08C51A2F" w14:textId="53ECCDE8" w:rsidR="00EA1474" w:rsidRPr="00866C37" w:rsidRDefault="00EA1474" w:rsidP="000F3311">
      <w:pPr>
        <w:pStyle w:val="Heading1"/>
      </w:pPr>
      <w:bookmarkStart w:id="15" w:name="_Toc87705330"/>
      <w:bookmarkStart w:id="16" w:name="_Toc107324603"/>
      <w:r w:rsidRPr="00866C37">
        <w:t>Executive Summary</w:t>
      </w:r>
      <w:bookmarkEnd w:id="15"/>
      <w:bookmarkEnd w:id="16"/>
    </w:p>
    <w:p w14:paraId="0A39B22E" w14:textId="100C562C" w:rsidR="002D4211" w:rsidRPr="009E617D" w:rsidRDefault="002D4211" w:rsidP="002D23B7">
      <w:pPr>
        <w:spacing w:before="100" w:beforeAutospacing="1" w:after="100" w:afterAutospacing="1" w:line="240" w:lineRule="auto"/>
        <w:jc w:val="both"/>
        <w:rPr>
          <w:rFonts w:asciiTheme="minorHAnsi" w:hAnsiTheme="minorHAnsi" w:cstheme="minorHAnsi"/>
          <w:color w:val="FF0000"/>
          <w:sz w:val="20"/>
          <w:szCs w:val="26"/>
        </w:rPr>
      </w:pPr>
      <w:r w:rsidRPr="00866C37">
        <w:rPr>
          <w:rFonts w:asciiTheme="minorHAnsi" w:hAnsiTheme="minorHAnsi" w:cstheme="minorHAnsi"/>
          <w:sz w:val="20"/>
          <w:szCs w:val="26"/>
        </w:rPr>
        <w:t xml:space="preserve">This document is the </w:t>
      </w:r>
      <w:r w:rsidR="00472439">
        <w:rPr>
          <w:rFonts w:asciiTheme="minorHAnsi" w:hAnsiTheme="minorHAnsi" w:cstheme="minorHAnsi"/>
          <w:sz w:val="20"/>
          <w:szCs w:val="26"/>
        </w:rPr>
        <w:t>initial</w:t>
      </w:r>
      <w:r w:rsidR="00457DB7" w:rsidRPr="00866C37">
        <w:rPr>
          <w:rFonts w:asciiTheme="minorHAnsi" w:hAnsiTheme="minorHAnsi" w:cstheme="minorHAnsi"/>
          <w:sz w:val="20"/>
          <w:szCs w:val="26"/>
        </w:rPr>
        <w:t xml:space="preserve"> draft of </w:t>
      </w:r>
      <w:r w:rsidR="00457F31">
        <w:rPr>
          <w:rFonts w:asciiTheme="minorHAnsi" w:hAnsiTheme="minorHAnsi" w:cstheme="minorHAnsi"/>
          <w:sz w:val="20"/>
          <w:szCs w:val="26"/>
        </w:rPr>
        <w:t xml:space="preserve">business </w:t>
      </w:r>
      <w:r w:rsidR="00C706FD" w:rsidRPr="00866C37">
        <w:rPr>
          <w:rFonts w:asciiTheme="minorHAnsi" w:hAnsiTheme="minorHAnsi" w:cstheme="minorHAnsi"/>
          <w:sz w:val="20"/>
          <w:szCs w:val="26"/>
        </w:rPr>
        <w:t>requirements specification</w:t>
      </w:r>
      <w:r w:rsidRPr="00866C37">
        <w:rPr>
          <w:rFonts w:asciiTheme="minorHAnsi" w:hAnsiTheme="minorHAnsi" w:cstheme="minorHAnsi"/>
          <w:sz w:val="20"/>
          <w:szCs w:val="26"/>
        </w:rPr>
        <w:t xml:space="preserve"> in response to request the capability and solution presentation done to </w:t>
      </w:r>
      <w:r w:rsidR="00472439">
        <w:rPr>
          <w:rFonts w:asciiTheme="minorHAnsi" w:hAnsiTheme="minorHAnsi" w:cstheme="minorHAnsi"/>
          <w:sz w:val="20"/>
          <w:szCs w:val="26"/>
        </w:rPr>
        <w:t>IDSPL</w:t>
      </w:r>
      <w:r w:rsidRPr="00866C37">
        <w:rPr>
          <w:rFonts w:asciiTheme="minorHAnsi" w:hAnsiTheme="minorHAnsi" w:cstheme="minorHAnsi"/>
          <w:sz w:val="20"/>
          <w:szCs w:val="26"/>
        </w:rPr>
        <w:t xml:space="preserve">. The document covers </w:t>
      </w:r>
      <w:r w:rsidR="00C706FD" w:rsidRPr="00866C37">
        <w:rPr>
          <w:rFonts w:asciiTheme="minorHAnsi" w:hAnsiTheme="minorHAnsi" w:cstheme="minorHAnsi"/>
          <w:sz w:val="20"/>
          <w:szCs w:val="26"/>
        </w:rPr>
        <w:t>high level</w:t>
      </w:r>
      <w:r w:rsidRPr="00866C37">
        <w:rPr>
          <w:rFonts w:asciiTheme="minorHAnsi" w:hAnsiTheme="minorHAnsi" w:cstheme="minorHAnsi"/>
          <w:sz w:val="20"/>
          <w:szCs w:val="26"/>
        </w:rPr>
        <w:t xml:space="preserve"> scope, </w:t>
      </w:r>
      <w:r w:rsidR="00C706FD" w:rsidRPr="00866C37">
        <w:rPr>
          <w:rFonts w:asciiTheme="minorHAnsi" w:hAnsiTheme="minorHAnsi" w:cstheme="minorHAnsi"/>
          <w:sz w:val="20"/>
          <w:szCs w:val="26"/>
        </w:rPr>
        <w:t>high level architecture and use cases</w:t>
      </w:r>
      <w:r w:rsidRPr="00866C37">
        <w:rPr>
          <w:rFonts w:asciiTheme="minorHAnsi" w:hAnsiTheme="minorHAnsi" w:cstheme="minorHAnsi"/>
          <w:sz w:val="20"/>
          <w:szCs w:val="26"/>
        </w:rPr>
        <w:t xml:space="preserve">.  </w:t>
      </w:r>
    </w:p>
    <w:p w14:paraId="66706713" w14:textId="6CF19742" w:rsidR="00EA1474" w:rsidRPr="00866C37" w:rsidRDefault="00EA1474" w:rsidP="000F3311">
      <w:pPr>
        <w:pStyle w:val="Heading1"/>
      </w:pPr>
      <w:bookmarkStart w:id="17" w:name="_Toc87705331"/>
      <w:bookmarkStart w:id="18" w:name="_Toc107324604"/>
      <w:r w:rsidRPr="00866C37">
        <w:t>About ConneQt Business Solutions Limited</w:t>
      </w:r>
      <w:bookmarkEnd w:id="17"/>
      <w:bookmarkEnd w:id="18"/>
    </w:p>
    <w:p w14:paraId="6AD0DB56" w14:textId="77777777" w:rsidR="002D4211" w:rsidRPr="00866C37" w:rsidRDefault="002D4211" w:rsidP="002D23B7">
      <w:pPr>
        <w:pStyle w:val="BodyText"/>
        <w:spacing w:before="100" w:beforeAutospacing="1" w:after="100" w:afterAutospacing="1" w:line="240" w:lineRule="auto"/>
        <w:rPr>
          <w:rFonts w:asciiTheme="minorHAnsi" w:eastAsia="Calibri" w:hAnsiTheme="minorHAnsi" w:cstheme="minorHAnsi"/>
          <w:sz w:val="20"/>
          <w:szCs w:val="26"/>
          <w:lang w:val="en-AU" w:eastAsia="en-US"/>
        </w:rPr>
      </w:pPr>
      <w:r w:rsidRPr="00866C37">
        <w:rPr>
          <w:rFonts w:asciiTheme="minorHAnsi" w:eastAsia="Calibri" w:hAnsiTheme="minorHAnsi" w:cstheme="minorHAnsi"/>
          <w:sz w:val="20"/>
          <w:szCs w:val="26"/>
          <w:lang w:val="en-AU" w:eastAsia="en-US"/>
        </w:rPr>
        <w:t>Established in 2004, Conneqt headquartered in Bangalore is India’s leading Digital IT &amp; BPM services provider, and a subsidiary of Quess Corp (BSE: 539978, NSE: QUESS). At Conneqt we strive to help our customers in growing revenues, enabling efficiencies, and enhancing customer experience across industries. With 22 delivery centres across India, we are among India’s Top 100 Best Workplaces in 2021. Top industry analyst Nelson Hall have ranked Conneqt amongst the top Customer Lifecycle Management &amp; Business Process Management service providers in India.</w:t>
      </w:r>
    </w:p>
    <w:p w14:paraId="3D69ED9D" w14:textId="77777777" w:rsidR="002D4211" w:rsidRPr="00866C37" w:rsidRDefault="002D4211" w:rsidP="002D23B7">
      <w:pPr>
        <w:pStyle w:val="BodyText"/>
        <w:spacing w:before="100" w:beforeAutospacing="1" w:after="100" w:afterAutospacing="1" w:line="240" w:lineRule="auto"/>
        <w:rPr>
          <w:rFonts w:asciiTheme="minorHAnsi" w:hAnsiTheme="minorHAnsi" w:cstheme="minorHAnsi"/>
          <w:bCs/>
          <w:sz w:val="20"/>
          <w:szCs w:val="26"/>
        </w:rPr>
      </w:pPr>
      <w:r w:rsidRPr="00866C37">
        <w:rPr>
          <w:rFonts w:asciiTheme="minorHAnsi" w:eastAsia="Calibri" w:hAnsiTheme="minorHAnsi" w:cstheme="minorHAnsi"/>
          <w:sz w:val="20"/>
          <w:szCs w:val="26"/>
          <w:lang w:val="en-AU" w:eastAsia="en-US"/>
        </w:rPr>
        <w:t>We leverage our 17 years of experience across 200 customers on business processes including Customer lifecycle management, Collections, Mid-office, Backoffice, and Shared Services along with our Digital competency centres around Digital Engineering, Automation, Platforms, Data &amp; Analytics and Cloud powered by technology partnerships to help customers modernize and re-engineer their technology landscapes, optimize costs, identify value drivers, setup new operating models and drive digital transformation initiatives in an agile manner to deliver tangible business outcomes. Commitment towards continuous excellence and a customer-first approach forms the base of our values.</w:t>
      </w:r>
    </w:p>
    <w:p w14:paraId="6D2677DB" w14:textId="6FB4EF5E" w:rsidR="00EA1474" w:rsidRPr="00866C37" w:rsidRDefault="00EA1474" w:rsidP="000F3311">
      <w:pPr>
        <w:pStyle w:val="Heading1"/>
      </w:pPr>
      <w:bookmarkStart w:id="19" w:name="_Toc87705332"/>
      <w:bookmarkStart w:id="20" w:name="_Toc107324605"/>
      <w:r w:rsidRPr="00866C37">
        <w:t xml:space="preserve">About </w:t>
      </w:r>
      <w:bookmarkEnd w:id="19"/>
      <w:r w:rsidR="001A691E">
        <w:t>IDSPL</w:t>
      </w:r>
      <w:bookmarkEnd w:id="20"/>
    </w:p>
    <w:p w14:paraId="28E7CF92" w14:textId="0AE2BF0A" w:rsidR="00A07FD3" w:rsidRPr="00A1592B" w:rsidRDefault="00A07FD3" w:rsidP="00A07FD3">
      <w:pPr>
        <w:jc w:val="both"/>
        <w:rPr>
          <w:rFonts w:cstheme="minorHAnsi"/>
          <w:sz w:val="20"/>
        </w:rPr>
      </w:pPr>
      <w:r w:rsidRPr="00A1592B">
        <w:rPr>
          <w:rFonts w:cstheme="minorHAnsi"/>
          <w:sz w:val="20"/>
        </w:rPr>
        <w:t xml:space="preserve">IDSPL </w:t>
      </w:r>
      <w:r w:rsidR="00A646BE" w:rsidRPr="00A1592B">
        <w:rPr>
          <w:rFonts w:cstheme="minorHAnsi"/>
          <w:sz w:val="20"/>
        </w:rPr>
        <w:t xml:space="preserve">as a company provides the services to the Banks for setting up the POS Terminals at Merchant locations and provide the field support to the Merchants. IDSPL currently managing the cases manually </w:t>
      </w:r>
      <w:r w:rsidR="00C96966" w:rsidRPr="00A1592B">
        <w:rPr>
          <w:rFonts w:cstheme="minorHAnsi"/>
          <w:sz w:val="20"/>
        </w:rPr>
        <w:t xml:space="preserve">using the excel files. Now IDSPL want to have a CRM System to digitize their business to ease the </w:t>
      </w:r>
      <w:del w:id="21" w:author="Neha Vishwakarma2" w:date="2022-06-29T13:47:00Z">
        <w:r w:rsidR="00C96966" w:rsidRPr="00A1592B" w:rsidDel="0092422D">
          <w:rPr>
            <w:rFonts w:cstheme="minorHAnsi"/>
            <w:sz w:val="20"/>
          </w:rPr>
          <w:delText>day to day</w:delText>
        </w:r>
      </w:del>
      <w:ins w:id="22" w:author="Neha Vishwakarma2" w:date="2022-06-29T13:47:00Z">
        <w:r w:rsidR="0092422D" w:rsidRPr="00A1592B">
          <w:rPr>
            <w:rFonts w:cstheme="minorHAnsi"/>
            <w:sz w:val="20"/>
          </w:rPr>
          <w:t>day-to-day</w:t>
        </w:r>
      </w:ins>
      <w:r w:rsidR="00C96966" w:rsidRPr="00A1592B">
        <w:rPr>
          <w:rFonts w:cstheme="minorHAnsi"/>
          <w:sz w:val="20"/>
        </w:rPr>
        <w:t xml:space="preserve"> activities and improve the efficiency of manpower.</w:t>
      </w:r>
    </w:p>
    <w:p w14:paraId="14010D52" w14:textId="5F4BA711" w:rsidR="00EA1474" w:rsidRPr="00866C37" w:rsidRDefault="00EA1474" w:rsidP="000F3311">
      <w:pPr>
        <w:pStyle w:val="Heading1"/>
      </w:pPr>
      <w:bookmarkStart w:id="23" w:name="_Toc87705333"/>
      <w:bookmarkStart w:id="24" w:name="_Toc107324606"/>
      <w:r w:rsidRPr="00866C37">
        <w:t xml:space="preserve">Our understanding on existing </w:t>
      </w:r>
      <w:r w:rsidR="002E4DC9" w:rsidRPr="002E4DC9">
        <w:t>IDSPL</w:t>
      </w:r>
      <w:r w:rsidR="00894BAB" w:rsidRPr="00866C37">
        <w:t xml:space="preserve"> </w:t>
      </w:r>
      <w:r w:rsidRPr="00866C37">
        <w:t>Setup</w:t>
      </w:r>
      <w:bookmarkEnd w:id="23"/>
      <w:bookmarkEnd w:id="24"/>
    </w:p>
    <w:p w14:paraId="552FFE52" w14:textId="423DDE5B" w:rsidR="00BA53FC" w:rsidRDefault="00364EC6" w:rsidP="00771467">
      <w:pPr>
        <w:pStyle w:val="ListParagraph"/>
        <w:numPr>
          <w:ilvl w:val="0"/>
          <w:numId w:val="26"/>
        </w:numPr>
        <w:shd w:val="clear" w:color="auto" w:fill="FFFFFF"/>
        <w:spacing w:before="100" w:beforeAutospacing="1" w:after="100" w:afterAutospacing="1" w:line="240" w:lineRule="auto"/>
        <w:jc w:val="both"/>
        <w:rPr>
          <w:rFonts w:asciiTheme="minorHAnsi" w:hAnsiTheme="minorHAnsi" w:cstheme="minorHAnsi"/>
          <w:sz w:val="20"/>
          <w:szCs w:val="26"/>
        </w:rPr>
      </w:pPr>
      <w:r>
        <w:rPr>
          <w:rFonts w:asciiTheme="minorHAnsi" w:hAnsiTheme="minorHAnsi" w:cstheme="minorHAnsi"/>
          <w:sz w:val="20"/>
          <w:szCs w:val="26"/>
        </w:rPr>
        <w:t>I</w:t>
      </w:r>
      <w:r w:rsidR="009F36F8">
        <w:rPr>
          <w:rFonts w:asciiTheme="minorHAnsi" w:hAnsiTheme="minorHAnsi" w:cstheme="minorHAnsi"/>
          <w:sz w:val="20"/>
          <w:szCs w:val="26"/>
        </w:rPr>
        <w:t>DSPL receives the Case file in excel format daily in the morning</w:t>
      </w:r>
    </w:p>
    <w:p w14:paraId="3CC2C89D" w14:textId="588A8D0B" w:rsidR="009F36F8" w:rsidRDefault="009F36F8" w:rsidP="00771467">
      <w:pPr>
        <w:pStyle w:val="ListParagraph"/>
        <w:numPr>
          <w:ilvl w:val="0"/>
          <w:numId w:val="26"/>
        </w:numPr>
        <w:shd w:val="clear" w:color="auto" w:fill="FFFFFF"/>
        <w:spacing w:before="100" w:beforeAutospacing="1" w:after="100" w:afterAutospacing="1" w:line="240" w:lineRule="auto"/>
        <w:jc w:val="both"/>
        <w:rPr>
          <w:rFonts w:asciiTheme="minorHAnsi" w:hAnsiTheme="minorHAnsi" w:cstheme="minorHAnsi"/>
          <w:sz w:val="20"/>
          <w:szCs w:val="26"/>
        </w:rPr>
      </w:pPr>
      <w:r>
        <w:rPr>
          <w:rFonts w:asciiTheme="minorHAnsi" w:hAnsiTheme="minorHAnsi" w:cstheme="minorHAnsi"/>
          <w:sz w:val="20"/>
          <w:szCs w:val="26"/>
        </w:rPr>
        <w:t xml:space="preserve">IDSPL filters </w:t>
      </w:r>
      <w:r w:rsidR="002C05B7">
        <w:rPr>
          <w:rFonts w:asciiTheme="minorHAnsi" w:hAnsiTheme="minorHAnsi" w:cstheme="minorHAnsi"/>
          <w:sz w:val="20"/>
          <w:szCs w:val="26"/>
        </w:rPr>
        <w:t xml:space="preserve">all the </w:t>
      </w:r>
      <w:r w:rsidR="00072D14">
        <w:rPr>
          <w:rFonts w:asciiTheme="minorHAnsi" w:hAnsiTheme="minorHAnsi" w:cstheme="minorHAnsi"/>
          <w:sz w:val="20"/>
          <w:szCs w:val="26"/>
        </w:rPr>
        <w:t xml:space="preserve">pending </w:t>
      </w:r>
      <w:del w:id="25" w:author="Neha Vishwakarma2" w:date="2022-06-29T13:48:00Z">
        <w:r w:rsidDel="00577707">
          <w:rPr>
            <w:rFonts w:asciiTheme="minorHAnsi" w:hAnsiTheme="minorHAnsi" w:cstheme="minorHAnsi"/>
            <w:sz w:val="20"/>
            <w:szCs w:val="26"/>
          </w:rPr>
          <w:delText>cases</w:delText>
        </w:r>
      </w:del>
      <w:ins w:id="26" w:author="Neha Vishwakarma2" w:date="2022-06-29T13:48:00Z">
        <w:r w:rsidR="00577707">
          <w:rPr>
            <w:rFonts w:asciiTheme="minorHAnsi" w:hAnsiTheme="minorHAnsi" w:cstheme="minorHAnsi"/>
            <w:sz w:val="20"/>
            <w:szCs w:val="26"/>
          </w:rPr>
          <w:t>cases,</w:t>
        </w:r>
      </w:ins>
      <w:r>
        <w:rPr>
          <w:rFonts w:asciiTheme="minorHAnsi" w:hAnsiTheme="minorHAnsi" w:cstheme="minorHAnsi"/>
          <w:sz w:val="20"/>
          <w:szCs w:val="26"/>
        </w:rPr>
        <w:t xml:space="preserve"> </w:t>
      </w:r>
      <w:r w:rsidR="00072D14">
        <w:rPr>
          <w:rFonts w:asciiTheme="minorHAnsi" w:hAnsiTheme="minorHAnsi" w:cstheme="minorHAnsi"/>
          <w:sz w:val="20"/>
          <w:szCs w:val="26"/>
        </w:rPr>
        <w:t xml:space="preserve">and these </w:t>
      </w:r>
      <w:r w:rsidR="002C05B7">
        <w:rPr>
          <w:rFonts w:asciiTheme="minorHAnsi" w:hAnsiTheme="minorHAnsi" w:cstheme="minorHAnsi"/>
          <w:sz w:val="20"/>
          <w:szCs w:val="26"/>
        </w:rPr>
        <w:t xml:space="preserve">cases </w:t>
      </w:r>
      <w:r w:rsidR="00072D14">
        <w:rPr>
          <w:rFonts w:asciiTheme="minorHAnsi" w:hAnsiTheme="minorHAnsi" w:cstheme="minorHAnsi"/>
          <w:sz w:val="20"/>
          <w:szCs w:val="26"/>
        </w:rPr>
        <w:t>are planned</w:t>
      </w:r>
    </w:p>
    <w:p w14:paraId="734A9965" w14:textId="62F9639F" w:rsidR="00AA3345" w:rsidRPr="00866C37" w:rsidRDefault="00AA3345" w:rsidP="00771467">
      <w:pPr>
        <w:pStyle w:val="ListParagraph"/>
        <w:numPr>
          <w:ilvl w:val="0"/>
          <w:numId w:val="26"/>
        </w:numPr>
        <w:shd w:val="clear" w:color="auto" w:fill="FFFFFF"/>
        <w:spacing w:before="100" w:beforeAutospacing="1" w:after="100" w:afterAutospacing="1" w:line="240" w:lineRule="auto"/>
        <w:jc w:val="both"/>
        <w:rPr>
          <w:rFonts w:asciiTheme="minorHAnsi" w:hAnsiTheme="minorHAnsi" w:cstheme="minorHAnsi"/>
          <w:sz w:val="20"/>
          <w:szCs w:val="26"/>
        </w:rPr>
      </w:pPr>
      <w:r>
        <w:rPr>
          <w:rFonts w:asciiTheme="minorHAnsi" w:hAnsiTheme="minorHAnsi" w:cstheme="minorHAnsi"/>
          <w:sz w:val="20"/>
          <w:szCs w:val="26"/>
        </w:rPr>
        <w:t>Planned cases are assigned to FSEs</w:t>
      </w:r>
      <w:r w:rsidR="002C05B7">
        <w:rPr>
          <w:rFonts w:asciiTheme="minorHAnsi" w:hAnsiTheme="minorHAnsi" w:cstheme="minorHAnsi"/>
          <w:sz w:val="20"/>
          <w:szCs w:val="26"/>
        </w:rPr>
        <w:t xml:space="preserve"> which will be taken up for the day</w:t>
      </w:r>
    </w:p>
    <w:p w14:paraId="41D534BF" w14:textId="07FAD951" w:rsidR="00AA3345" w:rsidRDefault="00AA3345" w:rsidP="00771467">
      <w:pPr>
        <w:pStyle w:val="ListParagraph"/>
        <w:numPr>
          <w:ilvl w:val="0"/>
          <w:numId w:val="26"/>
        </w:numPr>
        <w:shd w:val="clear" w:color="auto" w:fill="FFFFFF"/>
        <w:spacing w:before="100" w:beforeAutospacing="1" w:after="100" w:afterAutospacing="1" w:line="240" w:lineRule="auto"/>
        <w:jc w:val="both"/>
        <w:rPr>
          <w:rFonts w:asciiTheme="minorHAnsi" w:hAnsiTheme="minorHAnsi" w:cstheme="minorHAnsi"/>
          <w:sz w:val="20"/>
          <w:szCs w:val="26"/>
        </w:rPr>
      </w:pPr>
      <w:r>
        <w:rPr>
          <w:rFonts w:asciiTheme="minorHAnsi" w:hAnsiTheme="minorHAnsi" w:cstheme="minorHAnsi"/>
          <w:sz w:val="20"/>
          <w:szCs w:val="26"/>
        </w:rPr>
        <w:t xml:space="preserve">FSEs will check the assigned cases and decide </w:t>
      </w:r>
      <w:r w:rsidR="004B3D03">
        <w:rPr>
          <w:rFonts w:asciiTheme="minorHAnsi" w:hAnsiTheme="minorHAnsi" w:cstheme="minorHAnsi"/>
          <w:sz w:val="20"/>
          <w:szCs w:val="26"/>
        </w:rPr>
        <w:t xml:space="preserve">what </w:t>
      </w:r>
      <w:r>
        <w:rPr>
          <w:rFonts w:asciiTheme="minorHAnsi" w:hAnsiTheme="minorHAnsi" w:cstheme="minorHAnsi"/>
          <w:sz w:val="20"/>
          <w:szCs w:val="26"/>
        </w:rPr>
        <w:t>infrastructure requ</w:t>
      </w:r>
      <w:r w:rsidR="004B3D03">
        <w:rPr>
          <w:rFonts w:asciiTheme="minorHAnsi" w:hAnsiTheme="minorHAnsi" w:cstheme="minorHAnsi"/>
          <w:sz w:val="20"/>
          <w:szCs w:val="26"/>
        </w:rPr>
        <w:t>ired</w:t>
      </w:r>
    </w:p>
    <w:p w14:paraId="07806D44" w14:textId="4F0B4F6C" w:rsidR="00AA3345" w:rsidRDefault="00AA3345" w:rsidP="00771467">
      <w:pPr>
        <w:pStyle w:val="ListParagraph"/>
        <w:numPr>
          <w:ilvl w:val="0"/>
          <w:numId w:val="26"/>
        </w:numPr>
        <w:shd w:val="clear" w:color="auto" w:fill="FFFFFF"/>
        <w:spacing w:before="100" w:beforeAutospacing="1" w:after="100" w:afterAutospacing="1" w:line="240" w:lineRule="auto"/>
        <w:jc w:val="both"/>
        <w:rPr>
          <w:rFonts w:asciiTheme="minorHAnsi" w:hAnsiTheme="minorHAnsi" w:cstheme="minorHAnsi"/>
          <w:sz w:val="20"/>
          <w:szCs w:val="26"/>
        </w:rPr>
      </w:pPr>
      <w:r>
        <w:rPr>
          <w:rFonts w:asciiTheme="minorHAnsi" w:hAnsiTheme="minorHAnsi" w:cstheme="minorHAnsi"/>
          <w:sz w:val="20"/>
          <w:szCs w:val="26"/>
        </w:rPr>
        <w:t xml:space="preserve">FSEs collect the infrastructure from </w:t>
      </w:r>
      <w:r w:rsidR="00AA35ED">
        <w:rPr>
          <w:rFonts w:asciiTheme="minorHAnsi" w:hAnsiTheme="minorHAnsi" w:cstheme="minorHAnsi"/>
          <w:sz w:val="20"/>
          <w:szCs w:val="26"/>
        </w:rPr>
        <w:t xml:space="preserve">the </w:t>
      </w:r>
      <w:r>
        <w:rPr>
          <w:rFonts w:asciiTheme="minorHAnsi" w:hAnsiTheme="minorHAnsi" w:cstheme="minorHAnsi"/>
          <w:sz w:val="20"/>
          <w:szCs w:val="26"/>
        </w:rPr>
        <w:t>Inventory</w:t>
      </w:r>
    </w:p>
    <w:p w14:paraId="011CA358" w14:textId="69123799" w:rsidR="004B3D03" w:rsidRDefault="004B3D03" w:rsidP="00771467">
      <w:pPr>
        <w:pStyle w:val="ListParagraph"/>
        <w:numPr>
          <w:ilvl w:val="0"/>
          <w:numId w:val="26"/>
        </w:numPr>
        <w:shd w:val="clear" w:color="auto" w:fill="FFFFFF"/>
        <w:spacing w:before="100" w:beforeAutospacing="1" w:after="100" w:afterAutospacing="1" w:line="240" w:lineRule="auto"/>
        <w:jc w:val="both"/>
        <w:rPr>
          <w:rFonts w:asciiTheme="minorHAnsi" w:hAnsiTheme="minorHAnsi" w:cstheme="minorHAnsi"/>
          <w:sz w:val="20"/>
          <w:szCs w:val="26"/>
        </w:rPr>
      </w:pPr>
      <w:r>
        <w:rPr>
          <w:rFonts w:asciiTheme="minorHAnsi" w:hAnsiTheme="minorHAnsi" w:cstheme="minorHAnsi"/>
          <w:sz w:val="20"/>
          <w:szCs w:val="26"/>
        </w:rPr>
        <w:t>FSE plans the visits based on the geography</w:t>
      </w:r>
      <w:r w:rsidR="008E3828">
        <w:rPr>
          <w:rFonts w:asciiTheme="minorHAnsi" w:hAnsiTheme="minorHAnsi" w:cstheme="minorHAnsi"/>
          <w:sz w:val="20"/>
          <w:szCs w:val="26"/>
        </w:rPr>
        <w:t xml:space="preserve"> which is suggested on Mobile App Map. </w:t>
      </w:r>
      <w:r w:rsidR="00257125">
        <w:rPr>
          <w:rFonts w:asciiTheme="minorHAnsi" w:hAnsiTheme="minorHAnsi" w:cstheme="minorHAnsi"/>
          <w:sz w:val="20"/>
          <w:szCs w:val="26"/>
        </w:rPr>
        <w:t xml:space="preserve">Planning depends on the </w:t>
      </w:r>
      <w:r w:rsidR="008E3828">
        <w:rPr>
          <w:rFonts w:asciiTheme="minorHAnsi" w:hAnsiTheme="minorHAnsi" w:cstheme="minorHAnsi"/>
          <w:sz w:val="20"/>
          <w:szCs w:val="26"/>
        </w:rPr>
        <w:t>priority</w:t>
      </w:r>
      <w:r w:rsidR="00257125">
        <w:rPr>
          <w:rFonts w:asciiTheme="minorHAnsi" w:hAnsiTheme="minorHAnsi" w:cstheme="minorHAnsi"/>
          <w:sz w:val="20"/>
          <w:szCs w:val="26"/>
        </w:rPr>
        <w:t xml:space="preserve"> of the Cases</w:t>
      </w:r>
      <w:r w:rsidR="00AA35ED">
        <w:rPr>
          <w:rFonts w:asciiTheme="minorHAnsi" w:hAnsiTheme="minorHAnsi" w:cstheme="minorHAnsi"/>
          <w:sz w:val="20"/>
          <w:szCs w:val="26"/>
        </w:rPr>
        <w:t xml:space="preserve"> as well</w:t>
      </w:r>
      <w:r w:rsidR="006662CA">
        <w:rPr>
          <w:rFonts w:asciiTheme="minorHAnsi" w:hAnsiTheme="minorHAnsi" w:cstheme="minorHAnsi"/>
          <w:sz w:val="20"/>
          <w:szCs w:val="26"/>
        </w:rPr>
        <w:t xml:space="preserve">. </w:t>
      </w:r>
      <w:del w:id="27" w:author="Neha Vishwakarma2" w:date="2022-06-29T13:48:00Z">
        <w:r w:rsidR="006662CA" w:rsidDel="00577707">
          <w:rPr>
            <w:rFonts w:asciiTheme="minorHAnsi" w:hAnsiTheme="minorHAnsi" w:cstheme="minorHAnsi"/>
            <w:sz w:val="20"/>
            <w:szCs w:val="26"/>
          </w:rPr>
          <w:delText>i.e..</w:delText>
        </w:r>
      </w:del>
      <w:ins w:id="28" w:author="Neha Vishwakarma2" w:date="2022-06-29T13:48:00Z">
        <w:r w:rsidR="00577707">
          <w:rPr>
            <w:rFonts w:asciiTheme="minorHAnsi" w:hAnsiTheme="minorHAnsi" w:cstheme="minorHAnsi"/>
            <w:sz w:val="20"/>
            <w:szCs w:val="26"/>
          </w:rPr>
          <w:t>i.e...</w:t>
        </w:r>
      </w:ins>
      <w:r w:rsidR="006662CA">
        <w:rPr>
          <w:rFonts w:asciiTheme="minorHAnsi" w:hAnsiTheme="minorHAnsi" w:cstheme="minorHAnsi"/>
          <w:sz w:val="20"/>
          <w:szCs w:val="26"/>
        </w:rPr>
        <w:t xml:space="preserve"> schools and offices have </w:t>
      </w:r>
      <w:del w:id="29" w:author="Neha Vishwakarma2" w:date="2022-06-29T13:48:00Z">
        <w:r w:rsidR="006662CA" w:rsidDel="00577707">
          <w:rPr>
            <w:rFonts w:asciiTheme="minorHAnsi" w:hAnsiTheme="minorHAnsi" w:cstheme="minorHAnsi"/>
            <w:sz w:val="20"/>
            <w:szCs w:val="26"/>
          </w:rPr>
          <w:delText>timings</w:delText>
        </w:r>
      </w:del>
      <w:ins w:id="30" w:author="Neha Vishwakarma2" w:date="2022-06-29T13:48:00Z">
        <w:r w:rsidR="00577707">
          <w:rPr>
            <w:rFonts w:asciiTheme="minorHAnsi" w:hAnsiTheme="minorHAnsi" w:cstheme="minorHAnsi"/>
            <w:sz w:val="20"/>
            <w:szCs w:val="26"/>
          </w:rPr>
          <w:t>timings,</w:t>
        </w:r>
      </w:ins>
      <w:r w:rsidR="006662CA">
        <w:rPr>
          <w:rFonts w:asciiTheme="minorHAnsi" w:hAnsiTheme="minorHAnsi" w:cstheme="minorHAnsi"/>
          <w:sz w:val="20"/>
          <w:szCs w:val="26"/>
        </w:rPr>
        <w:t xml:space="preserve"> but other business establishments may have long working hours.</w:t>
      </w:r>
    </w:p>
    <w:p w14:paraId="00B3B165" w14:textId="740081FB" w:rsidR="00683DEC" w:rsidRDefault="00AA3345" w:rsidP="00771467">
      <w:pPr>
        <w:pStyle w:val="ListParagraph"/>
        <w:numPr>
          <w:ilvl w:val="0"/>
          <w:numId w:val="26"/>
        </w:numPr>
        <w:shd w:val="clear" w:color="auto" w:fill="FFFFFF"/>
        <w:spacing w:before="100" w:beforeAutospacing="1" w:after="100" w:afterAutospacing="1" w:line="240" w:lineRule="auto"/>
        <w:jc w:val="both"/>
        <w:rPr>
          <w:rFonts w:asciiTheme="minorHAnsi" w:hAnsiTheme="minorHAnsi" w:cstheme="minorHAnsi"/>
          <w:sz w:val="20"/>
          <w:szCs w:val="26"/>
        </w:rPr>
      </w:pPr>
      <w:r>
        <w:rPr>
          <w:rFonts w:asciiTheme="minorHAnsi" w:hAnsiTheme="minorHAnsi" w:cstheme="minorHAnsi"/>
          <w:sz w:val="20"/>
          <w:szCs w:val="26"/>
        </w:rPr>
        <w:t xml:space="preserve">FSEs visits/calls the Merchant and </w:t>
      </w:r>
      <w:r w:rsidR="002C05B7">
        <w:rPr>
          <w:rFonts w:asciiTheme="minorHAnsi" w:hAnsiTheme="minorHAnsi" w:cstheme="minorHAnsi"/>
          <w:sz w:val="20"/>
          <w:szCs w:val="26"/>
        </w:rPr>
        <w:t>attends t</w:t>
      </w:r>
      <w:r>
        <w:rPr>
          <w:rFonts w:asciiTheme="minorHAnsi" w:hAnsiTheme="minorHAnsi" w:cstheme="minorHAnsi"/>
          <w:sz w:val="20"/>
          <w:szCs w:val="26"/>
        </w:rPr>
        <w:t>he cases</w:t>
      </w:r>
    </w:p>
    <w:p w14:paraId="4FF147DF" w14:textId="395DFD32" w:rsidR="006662CA" w:rsidRDefault="006662CA" w:rsidP="00771467">
      <w:pPr>
        <w:pStyle w:val="ListParagraph"/>
        <w:numPr>
          <w:ilvl w:val="0"/>
          <w:numId w:val="26"/>
        </w:numPr>
        <w:shd w:val="clear" w:color="auto" w:fill="FFFFFF"/>
        <w:spacing w:before="100" w:beforeAutospacing="1" w:after="100" w:afterAutospacing="1" w:line="240" w:lineRule="auto"/>
        <w:jc w:val="both"/>
        <w:rPr>
          <w:rFonts w:asciiTheme="minorHAnsi" w:hAnsiTheme="minorHAnsi" w:cstheme="minorHAnsi"/>
          <w:sz w:val="20"/>
          <w:szCs w:val="26"/>
        </w:rPr>
      </w:pPr>
      <w:r>
        <w:rPr>
          <w:rFonts w:asciiTheme="minorHAnsi" w:hAnsiTheme="minorHAnsi" w:cstheme="minorHAnsi"/>
          <w:sz w:val="20"/>
          <w:szCs w:val="26"/>
        </w:rPr>
        <w:t>FSEs updates the status of the cases</w:t>
      </w:r>
    </w:p>
    <w:p w14:paraId="3FA1C2B6" w14:textId="43551538" w:rsidR="005C432B" w:rsidRPr="00866C37" w:rsidRDefault="005C432B" w:rsidP="00881DD5">
      <w:pPr>
        <w:pStyle w:val="ListParagraph"/>
        <w:shd w:val="clear" w:color="auto" w:fill="FFFFFF"/>
        <w:spacing w:before="100" w:beforeAutospacing="1" w:after="100" w:afterAutospacing="1" w:line="240" w:lineRule="auto"/>
        <w:jc w:val="both"/>
        <w:rPr>
          <w:rFonts w:asciiTheme="minorHAnsi" w:hAnsiTheme="minorHAnsi" w:cstheme="minorHAnsi"/>
          <w:sz w:val="18"/>
          <w:szCs w:val="24"/>
        </w:rPr>
      </w:pPr>
    </w:p>
    <w:p w14:paraId="394D3584" w14:textId="5D1DC55A" w:rsidR="00EA1474" w:rsidRPr="00866C37" w:rsidRDefault="00EA1474" w:rsidP="000F3311">
      <w:pPr>
        <w:pStyle w:val="Heading1"/>
      </w:pPr>
      <w:bookmarkStart w:id="31" w:name="_Toc87705334"/>
      <w:bookmarkStart w:id="32" w:name="_Toc107324607"/>
      <w:r w:rsidRPr="00866C37">
        <w:lastRenderedPageBreak/>
        <w:t>ConneQt identified and recommended Solution</w:t>
      </w:r>
      <w:bookmarkEnd w:id="31"/>
      <w:bookmarkEnd w:id="32"/>
      <w:r w:rsidRPr="00866C37">
        <w:t xml:space="preserve"> </w:t>
      </w:r>
    </w:p>
    <w:p w14:paraId="085589C7" w14:textId="59F727E1" w:rsidR="005C432B" w:rsidRPr="002E4DC9" w:rsidRDefault="004960B7" w:rsidP="002D23B7">
      <w:pPr>
        <w:spacing w:before="100" w:beforeAutospacing="1" w:after="100" w:afterAutospacing="1" w:line="240" w:lineRule="auto"/>
        <w:rPr>
          <w:rFonts w:asciiTheme="minorHAnsi" w:hAnsiTheme="minorHAnsi" w:cstheme="minorHAnsi"/>
          <w:b/>
          <w:bCs/>
          <w:sz w:val="20"/>
          <w:szCs w:val="20"/>
          <w:lang w:val="en-US"/>
        </w:rPr>
      </w:pPr>
      <w:r>
        <w:rPr>
          <w:rFonts w:asciiTheme="minorHAnsi" w:hAnsiTheme="minorHAnsi" w:cstheme="minorHAnsi"/>
          <w:b/>
          <w:bCs/>
          <w:noProof/>
          <w:sz w:val="20"/>
          <w:szCs w:val="20"/>
          <w:lang w:val="en-IN" w:eastAsia="en-IN"/>
        </w:rPr>
        <w:drawing>
          <wp:inline distT="0" distB="0" distL="0" distR="0" wp14:anchorId="3443A4EA" wp14:editId="65005CDB">
            <wp:extent cx="6096000" cy="28575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96000" cy="2857500"/>
                    </a:xfrm>
                    <a:prstGeom prst="rect">
                      <a:avLst/>
                    </a:prstGeom>
                    <a:noFill/>
                    <a:ln>
                      <a:noFill/>
                    </a:ln>
                  </pic:spPr>
                </pic:pic>
              </a:graphicData>
            </a:graphic>
          </wp:inline>
        </w:drawing>
      </w:r>
    </w:p>
    <w:p w14:paraId="5E7DDB9B" w14:textId="200CB165" w:rsidR="0011176A" w:rsidRPr="00866C37" w:rsidRDefault="0011176A" w:rsidP="002D23B7">
      <w:pPr>
        <w:spacing w:before="100" w:beforeAutospacing="1" w:after="100" w:afterAutospacing="1" w:line="240" w:lineRule="auto"/>
        <w:rPr>
          <w:rFonts w:asciiTheme="minorHAnsi" w:hAnsiTheme="minorHAnsi" w:cstheme="minorHAnsi"/>
          <w:sz w:val="16"/>
          <w:lang w:val="en-US"/>
        </w:rPr>
      </w:pPr>
    </w:p>
    <w:p w14:paraId="424D7688" w14:textId="04AC7F48" w:rsidR="000D5706" w:rsidRDefault="000D5706" w:rsidP="000F3311">
      <w:pPr>
        <w:pStyle w:val="Heading1"/>
      </w:pPr>
      <w:bookmarkStart w:id="33" w:name="_Toc87705345"/>
      <w:bookmarkStart w:id="34" w:name="_Toc107324608"/>
      <w:r w:rsidRPr="00866C37">
        <w:t>Modules – In Scope</w:t>
      </w:r>
      <w:bookmarkEnd w:id="33"/>
      <w:bookmarkEnd w:id="34"/>
    </w:p>
    <w:p w14:paraId="2B00CFE5" w14:textId="77777777" w:rsidR="00352184" w:rsidRPr="00A646BE" w:rsidRDefault="00352184" w:rsidP="00352184">
      <w:pPr>
        <w:spacing w:after="0"/>
        <w:rPr>
          <w:b/>
          <w:bCs/>
          <w:sz w:val="20"/>
          <w:szCs w:val="20"/>
          <w:lang w:val="en-US"/>
        </w:rPr>
      </w:pPr>
      <w:r w:rsidRPr="00A646BE">
        <w:rPr>
          <w:b/>
          <w:bCs/>
          <w:sz w:val="20"/>
          <w:szCs w:val="20"/>
          <w:lang w:val="en-US"/>
        </w:rPr>
        <w:t>Case Management</w:t>
      </w:r>
    </w:p>
    <w:p w14:paraId="593454BD" w14:textId="77777777" w:rsidR="00352184" w:rsidRPr="00A646BE" w:rsidRDefault="00352184" w:rsidP="00352184">
      <w:pPr>
        <w:pStyle w:val="ListParagraph"/>
        <w:numPr>
          <w:ilvl w:val="0"/>
          <w:numId w:val="35"/>
        </w:numPr>
        <w:spacing w:after="0" w:line="0" w:lineRule="atLeast"/>
        <w:rPr>
          <w:sz w:val="20"/>
          <w:szCs w:val="20"/>
        </w:rPr>
      </w:pPr>
      <w:r w:rsidRPr="00A646BE">
        <w:rPr>
          <w:sz w:val="20"/>
          <w:szCs w:val="20"/>
        </w:rPr>
        <w:t>Upload Daily Excel Case Log file to CRM Database</w:t>
      </w:r>
    </w:p>
    <w:p w14:paraId="47A3BA9D" w14:textId="77777777" w:rsidR="00352184" w:rsidRPr="00A646BE" w:rsidRDefault="00352184" w:rsidP="00352184">
      <w:pPr>
        <w:pStyle w:val="ListParagraph"/>
        <w:numPr>
          <w:ilvl w:val="0"/>
          <w:numId w:val="35"/>
        </w:numPr>
        <w:spacing w:after="0" w:line="0" w:lineRule="atLeast"/>
        <w:rPr>
          <w:sz w:val="20"/>
          <w:szCs w:val="20"/>
        </w:rPr>
      </w:pPr>
      <w:r w:rsidRPr="00A646BE">
        <w:rPr>
          <w:sz w:val="20"/>
          <w:szCs w:val="20"/>
        </w:rPr>
        <w:t>Create individual cases manually in the CRM system</w:t>
      </w:r>
    </w:p>
    <w:p w14:paraId="6F3AFEB6" w14:textId="77777777" w:rsidR="00352184" w:rsidRPr="00A646BE" w:rsidRDefault="00352184" w:rsidP="00352184">
      <w:pPr>
        <w:pStyle w:val="ListParagraph"/>
        <w:numPr>
          <w:ilvl w:val="0"/>
          <w:numId w:val="35"/>
        </w:numPr>
        <w:spacing w:after="0" w:line="0" w:lineRule="atLeast"/>
        <w:rPr>
          <w:sz w:val="20"/>
          <w:szCs w:val="20"/>
        </w:rPr>
      </w:pPr>
      <w:r w:rsidRPr="00A646BE">
        <w:rPr>
          <w:sz w:val="20"/>
          <w:szCs w:val="20"/>
        </w:rPr>
        <w:t>Upload Proactive Log file (Call Category: SC_Roll cases) via Excel to CRM Database</w:t>
      </w:r>
    </w:p>
    <w:p w14:paraId="454A789D" w14:textId="77777777" w:rsidR="00352184" w:rsidRPr="00A646BE" w:rsidRDefault="00352184" w:rsidP="00352184">
      <w:pPr>
        <w:pStyle w:val="ListParagraph"/>
        <w:numPr>
          <w:ilvl w:val="0"/>
          <w:numId w:val="35"/>
        </w:numPr>
        <w:spacing w:after="0" w:line="0" w:lineRule="atLeast"/>
        <w:rPr>
          <w:sz w:val="20"/>
          <w:szCs w:val="20"/>
        </w:rPr>
      </w:pPr>
      <w:r w:rsidRPr="00A646BE">
        <w:rPr>
          <w:sz w:val="20"/>
          <w:szCs w:val="20"/>
        </w:rPr>
        <w:t>Filter the cases with various parameters ex. Category Tag, Model, Call Category</w:t>
      </w:r>
    </w:p>
    <w:p w14:paraId="5501F979" w14:textId="002F7E89" w:rsidR="00352184" w:rsidRPr="00A646BE" w:rsidRDefault="00352184" w:rsidP="00352184">
      <w:pPr>
        <w:pStyle w:val="ListParagraph"/>
        <w:numPr>
          <w:ilvl w:val="0"/>
          <w:numId w:val="35"/>
        </w:numPr>
        <w:spacing w:after="0" w:line="0" w:lineRule="atLeast"/>
        <w:rPr>
          <w:sz w:val="20"/>
          <w:szCs w:val="20"/>
        </w:rPr>
      </w:pPr>
      <w:r w:rsidRPr="00A646BE">
        <w:rPr>
          <w:sz w:val="20"/>
          <w:szCs w:val="20"/>
        </w:rPr>
        <w:t>Planning of the Cases – Assigning to FSE and planning the planned date</w:t>
      </w:r>
      <w:r w:rsidR="00364EC6" w:rsidRPr="00A646BE">
        <w:rPr>
          <w:sz w:val="20"/>
          <w:szCs w:val="20"/>
        </w:rPr>
        <w:t xml:space="preserve">. Through UI as well as excel upload </w:t>
      </w:r>
    </w:p>
    <w:p w14:paraId="4E65F3A1" w14:textId="6D43251A" w:rsidR="00352184" w:rsidRPr="00A646BE" w:rsidRDefault="00033F3A" w:rsidP="00352184">
      <w:pPr>
        <w:pStyle w:val="ListParagraph"/>
        <w:numPr>
          <w:ilvl w:val="0"/>
          <w:numId w:val="35"/>
        </w:numPr>
        <w:spacing w:after="0" w:line="0" w:lineRule="atLeast"/>
        <w:rPr>
          <w:sz w:val="20"/>
          <w:szCs w:val="20"/>
        </w:rPr>
      </w:pPr>
      <w:r w:rsidRPr="00A646BE">
        <w:rPr>
          <w:sz w:val="20"/>
          <w:szCs w:val="20"/>
        </w:rPr>
        <w:t xml:space="preserve">Display list of </w:t>
      </w:r>
      <w:r w:rsidR="00E4568B" w:rsidRPr="00A646BE">
        <w:rPr>
          <w:sz w:val="20"/>
          <w:szCs w:val="20"/>
        </w:rPr>
        <w:t xml:space="preserve">pending </w:t>
      </w:r>
      <w:r w:rsidR="00352184" w:rsidRPr="00A646BE">
        <w:rPr>
          <w:sz w:val="20"/>
          <w:szCs w:val="20"/>
        </w:rPr>
        <w:t>Case</w:t>
      </w:r>
      <w:r w:rsidRPr="00A646BE">
        <w:rPr>
          <w:sz w:val="20"/>
          <w:szCs w:val="20"/>
        </w:rPr>
        <w:t>s</w:t>
      </w:r>
      <w:r w:rsidR="00352184" w:rsidRPr="00A646BE">
        <w:rPr>
          <w:sz w:val="20"/>
          <w:szCs w:val="20"/>
        </w:rPr>
        <w:t xml:space="preserve"> </w:t>
      </w:r>
      <w:r w:rsidR="00364EC6" w:rsidRPr="00A646BE">
        <w:rPr>
          <w:sz w:val="20"/>
          <w:szCs w:val="20"/>
        </w:rPr>
        <w:t xml:space="preserve">in multiple of 10,20,50 </w:t>
      </w:r>
      <w:r w:rsidR="00352184" w:rsidRPr="00A646BE">
        <w:rPr>
          <w:sz w:val="20"/>
          <w:szCs w:val="20"/>
        </w:rPr>
        <w:t xml:space="preserve">and </w:t>
      </w:r>
      <w:r w:rsidR="00CA63B8" w:rsidRPr="00A646BE">
        <w:rPr>
          <w:sz w:val="20"/>
          <w:szCs w:val="20"/>
        </w:rPr>
        <w:t>clicking on any item d</w:t>
      </w:r>
      <w:r w:rsidR="00364EC6" w:rsidRPr="00A646BE">
        <w:rPr>
          <w:sz w:val="20"/>
          <w:szCs w:val="20"/>
        </w:rPr>
        <w:t>isplay</w:t>
      </w:r>
      <w:r w:rsidR="00CA63B8" w:rsidRPr="00A646BE">
        <w:rPr>
          <w:sz w:val="20"/>
          <w:szCs w:val="20"/>
        </w:rPr>
        <w:t>s</w:t>
      </w:r>
      <w:r w:rsidR="00364EC6" w:rsidRPr="00A646BE">
        <w:rPr>
          <w:sz w:val="20"/>
          <w:szCs w:val="20"/>
        </w:rPr>
        <w:t xml:space="preserve"> </w:t>
      </w:r>
      <w:r w:rsidR="00CA63B8" w:rsidRPr="00A646BE">
        <w:rPr>
          <w:sz w:val="20"/>
          <w:szCs w:val="20"/>
        </w:rPr>
        <w:t xml:space="preserve">the particular </w:t>
      </w:r>
      <w:r w:rsidR="00352184" w:rsidRPr="00A646BE">
        <w:rPr>
          <w:sz w:val="20"/>
          <w:szCs w:val="20"/>
        </w:rPr>
        <w:t>Case Details</w:t>
      </w:r>
      <w:r w:rsidR="00364EC6" w:rsidRPr="00A646BE">
        <w:rPr>
          <w:sz w:val="20"/>
          <w:szCs w:val="20"/>
        </w:rPr>
        <w:t xml:space="preserve"> and </w:t>
      </w:r>
      <w:r w:rsidR="00CA63B8" w:rsidRPr="00A646BE">
        <w:rPr>
          <w:sz w:val="20"/>
          <w:szCs w:val="20"/>
        </w:rPr>
        <w:t xml:space="preserve">here User can do </w:t>
      </w:r>
      <w:r w:rsidR="00364EC6" w:rsidRPr="00A646BE">
        <w:rPr>
          <w:sz w:val="20"/>
          <w:szCs w:val="20"/>
        </w:rPr>
        <w:t>Case Updation</w:t>
      </w:r>
      <w:r w:rsidR="00CA63B8" w:rsidRPr="00A646BE">
        <w:rPr>
          <w:sz w:val="20"/>
          <w:szCs w:val="20"/>
        </w:rPr>
        <w:t>.</w:t>
      </w:r>
    </w:p>
    <w:p w14:paraId="3840575B" w14:textId="6ACEBF86" w:rsidR="00352184" w:rsidRPr="00A646BE" w:rsidRDefault="00352184" w:rsidP="00352184">
      <w:pPr>
        <w:pStyle w:val="ListParagraph"/>
        <w:numPr>
          <w:ilvl w:val="0"/>
          <w:numId w:val="35"/>
        </w:numPr>
        <w:spacing w:after="0" w:line="0" w:lineRule="atLeast"/>
        <w:rPr>
          <w:sz w:val="20"/>
          <w:szCs w:val="20"/>
        </w:rPr>
      </w:pPr>
      <w:r w:rsidRPr="00A646BE">
        <w:rPr>
          <w:sz w:val="20"/>
          <w:szCs w:val="20"/>
        </w:rPr>
        <w:t>Case Updation</w:t>
      </w:r>
    </w:p>
    <w:p w14:paraId="73FFB7F3" w14:textId="77777777" w:rsidR="00312B9A" w:rsidRPr="00A646BE" w:rsidRDefault="00312B9A" w:rsidP="00312B9A">
      <w:pPr>
        <w:pStyle w:val="ListParagraph"/>
        <w:numPr>
          <w:ilvl w:val="1"/>
          <w:numId w:val="35"/>
        </w:numPr>
        <w:spacing w:after="0" w:line="0" w:lineRule="atLeast"/>
        <w:rPr>
          <w:sz w:val="20"/>
          <w:szCs w:val="20"/>
        </w:rPr>
      </w:pPr>
      <w:r w:rsidRPr="00A646BE">
        <w:rPr>
          <w:b/>
          <w:bCs/>
          <w:sz w:val="20"/>
          <w:szCs w:val="20"/>
        </w:rPr>
        <w:t>Daily Case Planning –</w:t>
      </w:r>
      <w:r w:rsidRPr="00A646BE">
        <w:rPr>
          <w:sz w:val="20"/>
          <w:szCs w:val="20"/>
        </w:rPr>
        <w:t xml:space="preserve"> There are many pending cases in the system. Planning the cases for day is done using excel file with Docket ID, FSE Name and Planned Date.</w:t>
      </w:r>
    </w:p>
    <w:p w14:paraId="68E78C70" w14:textId="4DF27E46" w:rsidR="00342189" w:rsidRPr="00A646BE" w:rsidRDefault="00342189" w:rsidP="005F7CD8">
      <w:pPr>
        <w:pStyle w:val="ListParagraph"/>
        <w:numPr>
          <w:ilvl w:val="1"/>
          <w:numId w:val="35"/>
        </w:numPr>
        <w:spacing w:after="0" w:line="0" w:lineRule="atLeast"/>
        <w:rPr>
          <w:sz w:val="20"/>
          <w:szCs w:val="20"/>
        </w:rPr>
      </w:pPr>
      <w:r w:rsidRPr="00A646BE">
        <w:rPr>
          <w:b/>
          <w:bCs/>
          <w:sz w:val="20"/>
          <w:szCs w:val="20"/>
        </w:rPr>
        <w:t>Case Re-allocation</w:t>
      </w:r>
      <w:r w:rsidRPr="00A646BE">
        <w:rPr>
          <w:sz w:val="20"/>
          <w:szCs w:val="20"/>
        </w:rPr>
        <w:t xml:space="preserve"> - </w:t>
      </w:r>
      <w:r w:rsidR="00C112BB" w:rsidRPr="00A646BE">
        <w:rPr>
          <w:sz w:val="20"/>
          <w:szCs w:val="20"/>
        </w:rPr>
        <w:t>Allocation</w:t>
      </w:r>
      <w:r w:rsidRPr="00A646BE">
        <w:rPr>
          <w:sz w:val="20"/>
          <w:szCs w:val="20"/>
        </w:rPr>
        <w:t xml:space="preserve"> </w:t>
      </w:r>
      <w:r w:rsidR="00C112BB" w:rsidRPr="00A646BE">
        <w:rPr>
          <w:sz w:val="20"/>
          <w:szCs w:val="20"/>
        </w:rPr>
        <w:t xml:space="preserve">of </w:t>
      </w:r>
      <w:r w:rsidRPr="00A646BE">
        <w:rPr>
          <w:sz w:val="20"/>
          <w:szCs w:val="20"/>
        </w:rPr>
        <w:t xml:space="preserve">the </w:t>
      </w:r>
      <w:r w:rsidR="00C112BB" w:rsidRPr="00A646BE">
        <w:rPr>
          <w:sz w:val="20"/>
          <w:szCs w:val="20"/>
        </w:rPr>
        <w:t xml:space="preserve">planned </w:t>
      </w:r>
      <w:r w:rsidRPr="00A646BE">
        <w:rPr>
          <w:sz w:val="20"/>
          <w:szCs w:val="20"/>
        </w:rPr>
        <w:t xml:space="preserve">cases </w:t>
      </w:r>
      <w:r w:rsidR="00C112BB" w:rsidRPr="00A646BE">
        <w:rPr>
          <w:sz w:val="20"/>
          <w:szCs w:val="20"/>
        </w:rPr>
        <w:t xml:space="preserve">from one set of FSEs to another set of FSEs </w:t>
      </w:r>
      <w:r w:rsidRPr="00A646BE">
        <w:rPr>
          <w:sz w:val="20"/>
          <w:szCs w:val="20"/>
        </w:rPr>
        <w:t xml:space="preserve">and </w:t>
      </w:r>
      <w:r w:rsidR="00C112BB" w:rsidRPr="00A646BE">
        <w:rPr>
          <w:sz w:val="20"/>
          <w:szCs w:val="20"/>
        </w:rPr>
        <w:t>updating</w:t>
      </w:r>
      <w:r w:rsidRPr="00A646BE">
        <w:rPr>
          <w:sz w:val="20"/>
          <w:szCs w:val="20"/>
        </w:rPr>
        <w:t xml:space="preserve"> the planned date</w:t>
      </w:r>
      <w:r w:rsidR="00C112BB" w:rsidRPr="00A646BE">
        <w:rPr>
          <w:sz w:val="20"/>
          <w:szCs w:val="20"/>
        </w:rPr>
        <w:t xml:space="preserve">. </w:t>
      </w:r>
      <w:r w:rsidRPr="00A646BE">
        <w:rPr>
          <w:sz w:val="20"/>
          <w:szCs w:val="20"/>
        </w:rPr>
        <w:t xml:space="preserve">Use excel file </w:t>
      </w:r>
      <w:r w:rsidR="00C03947" w:rsidRPr="00A646BE">
        <w:rPr>
          <w:sz w:val="20"/>
          <w:szCs w:val="20"/>
        </w:rPr>
        <w:t xml:space="preserve">or UI screen </w:t>
      </w:r>
      <w:r w:rsidR="00C112BB" w:rsidRPr="00A646BE">
        <w:rPr>
          <w:sz w:val="20"/>
          <w:szCs w:val="20"/>
        </w:rPr>
        <w:t xml:space="preserve">for </w:t>
      </w:r>
      <w:r w:rsidRPr="00A646BE">
        <w:rPr>
          <w:sz w:val="20"/>
          <w:szCs w:val="20"/>
        </w:rPr>
        <w:t>re-allocation of multiple cases using Docket ID, FSE, Planned Date</w:t>
      </w:r>
      <w:r w:rsidR="008366CA" w:rsidRPr="00A646BE">
        <w:rPr>
          <w:sz w:val="20"/>
          <w:szCs w:val="20"/>
        </w:rPr>
        <w:t>.</w:t>
      </w:r>
    </w:p>
    <w:p w14:paraId="1FCC0AB3" w14:textId="74A8BF40" w:rsidR="00342189" w:rsidRPr="00A646BE" w:rsidRDefault="00342189" w:rsidP="005F7CD8">
      <w:pPr>
        <w:pStyle w:val="ListParagraph"/>
        <w:numPr>
          <w:ilvl w:val="1"/>
          <w:numId w:val="35"/>
        </w:numPr>
        <w:spacing w:after="0" w:line="0" w:lineRule="atLeast"/>
        <w:rPr>
          <w:sz w:val="20"/>
          <w:szCs w:val="20"/>
        </w:rPr>
      </w:pPr>
      <w:r w:rsidRPr="00A646BE">
        <w:rPr>
          <w:b/>
          <w:bCs/>
          <w:sz w:val="20"/>
          <w:szCs w:val="20"/>
        </w:rPr>
        <w:t>Case Re-planning</w:t>
      </w:r>
      <w:r w:rsidRPr="00A646BE">
        <w:rPr>
          <w:sz w:val="20"/>
          <w:szCs w:val="20"/>
        </w:rPr>
        <w:t xml:space="preserve"> - FSE is </w:t>
      </w:r>
      <w:r w:rsidR="00C112BB" w:rsidRPr="00A646BE">
        <w:rPr>
          <w:sz w:val="20"/>
          <w:szCs w:val="20"/>
        </w:rPr>
        <w:t xml:space="preserve">already </w:t>
      </w:r>
      <w:r w:rsidRPr="00A646BE">
        <w:rPr>
          <w:sz w:val="20"/>
          <w:szCs w:val="20"/>
        </w:rPr>
        <w:t>assigned few cases and in case FSE could not complete the cases then Planned Date is changed in the system</w:t>
      </w:r>
      <w:r w:rsidR="00C03947" w:rsidRPr="00A646BE">
        <w:rPr>
          <w:sz w:val="20"/>
          <w:szCs w:val="20"/>
        </w:rPr>
        <w:t xml:space="preserve"> using Docket ID, FSE, Planned Date and Remarks</w:t>
      </w:r>
      <w:r w:rsidRPr="00A646BE">
        <w:rPr>
          <w:sz w:val="20"/>
          <w:szCs w:val="20"/>
        </w:rPr>
        <w:t xml:space="preserve">. </w:t>
      </w:r>
      <w:r w:rsidR="00C03947" w:rsidRPr="00A646BE">
        <w:rPr>
          <w:sz w:val="20"/>
          <w:szCs w:val="20"/>
        </w:rPr>
        <w:t xml:space="preserve">This is done by Web CRM User. </w:t>
      </w:r>
      <w:r w:rsidR="00C112BB" w:rsidRPr="00A646BE">
        <w:rPr>
          <w:sz w:val="20"/>
          <w:szCs w:val="20"/>
        </w:rPr>
        <w:t xml:space="preserve">These </w:t>
      </w:r>
      <w:r w:rsidR="006B012B" w:rsidRPr="00A646BE">
        <w:rPr>
          <w:sz w:val="20"/>
          <w:szCs w:val="20"/>
        </w:rPr>
        <w:t>Updation</w:t>
      </w:r>
      <w:r w:rsidR="00C112BB" w:rsidRPr="00A646BE">
        <w:rPr>
          <w:sz w:val="20"/>
          <w:szCs w:val="20"/>
        </w:rPr>
        <w:t xml:space="preserve"> gets </w:t>
      </w:r>
      <w:r w:rsidRPr="00A646BE">
        <w:rPr>
          <w:sz w:val="20"/>
          <w:szCs w:val="20"/>
        </w:rPr>
        <w:t>reflected in the FSE Mobile App</w:t>
      </w:r>
      <w:r w:rsidR="00C112BB" w:rsidRPr="00A646BE">
        <w:rPr>
          <w:sz w:val="20"/>
          <w:szCs w:val="20"/>
        </w:rPr>
        <w:t xml:space="preserve"> also.</w:t>
      </w:r>
    </w:p>
    <w:p w14:paraId="0997249E" w14:textId="08BDE1E1" w:rsidR="00186A20" w:rsidRPr="00A646BE" w:rsidRDefault="00186A20" w:rsidP="00186A20">
      <w:pPr>
        <w:pStyle w:val="ListParagraph"/>
        <w:numPr>
          <w:ilvl w:val="1"/>
          <w:numId w:val="35"/>
        </w:numPr>
        <w:spacing w:after="0" w:line="0" w:lineRule="atLeast"/>
        <w:rPr>
          <w:sz w:val="20"/>
          <w:szCs w:val="20"/>
        </w:rPr>
      </w:pPr>
      <w:r w:rsidRPr="00A646BE">
        <w:rPr>
          <w:b/>
          <w:bCs/>
          <w:sz w:val="20"/>
          <w:szCs w:val="20"/>
        </w:rPr>
        <w:t xml:space="preserve">Proactive Roll Count – </w:t>
      </w:r>
      <w:r w:rsidRPr="00A646BE">
        <w:rPr>
          <w:sz w:val="20"/>
          <w:szCs w:val="20"/>
        </w:rPr>
        <w:t xml:space="preserve">In the month beginning Banks send the case </w:t>
      </w:r>
      <w:r w:rsidR="006B012B" w:rsidRPr="00A646BE">
        <w:rPr>
          <w:sz w:val="20"/>
          <w:szCs w:val="20"/>
        </w:rPr>
        <w:t>file (</w:t>
      </w:r>
      <w:r w:rsidRPr="00A646BE">
        <w:rPr>
          <w:sz w:val="20"/>
          <w:szCs w:val="20"/>
        </w:rPr>
        <w:t xml:space="preserve">Proactive Cases) which contains the cases of Call Category with SC_Roll. Dashboard shows the daily pending cases with Proactive Roll Count field. If there is any Proactive case is available against TID of pending case, then Proactive Roll Count field is updated with the Roll count mentioned in the Proactive case. </w:t>
      </w:r>
      <w:r w:rsidR="0034366D" w:rsidRPr="00A646BE">
        <w:rPr>
          <w:sz w:val="20"/>
          <w:szCs w:val="20"/>
        </w:rPr>
        <w:t xml:space="preserve">Both the Cases are assigned to same </w:t>
      </w:r>
      <w:r w:rsidRPr="00A646BE">
        <w:rPr>
          <w:sz w:val="20"/>
          <w:szCs w:val="20"/>
        </w:rPr>
        <w:t xml:space="preserve">FSE </w:t>
      </w:r>
      <w:r w:rsidR="0034366D" w:rsidRPr="00A646BE">
        <w:rPr>
          <w:sz w:val="20"/>
          <w:szCs w:val="20"/>
        </w:rPr>
        <w:t>who can service both the Cases and close</w:t>
      </w:r>
      <w:r w:rsidR="006B012B">
        <w:rPr>
          <w:sz w:val="20"/>
          <w:szCs w:val="20"/>
        </w:rPr>
        <w:t>.</w:t>
      </w:r>
    </w:p>
    <w:p w14:paraId="6122A815" w14:textId="77777777" w:rsidR="00186A20" w:rsidRPr="00A646BE" w:rsidRDefault="00186A20" w:rsidP="00186A20">
      <w:pPr>
        <w:spacing w:after="0" w:line="0" w:lineRule="atLeast"/>
        <w:rPr>
          <w:color w:val="FF0000"/>
          <w:sz w:val="20"/>
          <w:szCs w:val="20"/>
        </w:rPr>
      </w:pPr>
    </w:p>
    <w:p w14:paraId="770C77AE" w14:textId="77777777" w:rsidR="00352184" w:rsidRPr="00A646BE" w:rsidRDefault="00352184" w:rsidP="00352184">
      <w:pPr>
        <w:spacing w:after="0"/>
        <w:rPr>
          <w:b/>
          <w:bCs/>
          <w:sz w:val="20"/>
          <w:szCs w:val="20"/>
          <w:lang w:val="en-US"/>
        </w:rPr>
      </w:pPr>
      <w:r w:rsidRPr="00A646BE">
        <w:rPr>
          <w:b/>
          <w:bCs/>
          <w:sz w:val="20"/>
          <w:szCs w:val="20"/>
          <w:lang w:val="en-US"/>
        </w:rPr>
        <w:t>Inventory Management</w:t>
      </w:r>
    </w:p>
    <w:p w14:paraId="34583DDB" w14:textId="5D8099BF" w:rsidR="00352184" w:rsidRPr="00A646BE" w:rsidRDefault="00352184" w:rsidP="00352184">
      <w:pPr>
        <w:pStyle w:val="ListParagraph"/>
        <w:numPr>
          <w:ilvl w:val="0"/>
          <w:numId w:val="35"/>
        </w:numPr>
        <w:spacing w:after="0" w:line="0" w:lineRule="atLeast"/>
        <w:rPr>
          <w:sz w:val="20"/>
          <w:szCs w:val="20"/>
        </w:rPr>
      </w:pPr>
      <w:r w:rsidRPr="00A646BE">
        <w:rPr>
          <w:sz w:val="20"/>
          <w:szCs w:val="20"/>
        </w:rPr>
        <w:t xml:space="preserve">Upload the file – </w:t>
      </w:r>
      <w:r w:rsidR="006C2C80" w:rsidRPr="00A646BE">
        <w:rPr>
          <w:sz w:val="20"/>
          <w:szCs w:val="20"/>
        </w:rPr>
        <w:t xml:space="preserve">Create </w:t>
      </w:r>
      <w:r w:rsidR="00BC34EC" w:rsidRPr="00A646BE">
        <w:rPr>
          <w:sz w:val="20"/>
          <w:szCs w:val="20"/>
        </w:rPr>
        <w:t>l</w:t>
      </w:r>
      <w:r w:rsidR="006C2C80" w:rsidRPr="00A646BE">
        <w:rPr>
          <w:sz w:val="20"/>
          <w:szCs w:val="20"/>
        </w:rPr>
        <w:t xml:space="preserve">ist of Assets in hand and </w:t>
      </w:r>
      <w:r w:rsidR="00BC34EC" w:rsidRPr="00A646BE">
        <w:rPr>
          <w:sz w:val="20"/>
          <w:szCs w:val="20"/>
        </w:rPr>
        <w:t>import</w:t>
      </w:r>
      <w:r w:rsidRPr="00A646BE">
        <w:rPr>
          <w:sz w:val="20"/>
          <w:szCs w:val="20"/>
        </w:rPr>
        <w:t xml:space="preserve"> </w:t>
      </w:r>
      <w:r w:rsidR="006C2C80" w:rsidRPr="00A646BE">
        <w:rPr>
          <w:sz w:val="20"/>
          <w:szCs w:val="20"/>
        </w:rPr>
        <w:t xml:space="preserve">these items </w:t>
      </w:r>
      <w:r w:rsidRPr="00A646BE">
        <w:rPr>
          <w:sz w:val="20"/>
          <w:szCs w:val="20"/>
        </w:rPr>
        <w:t>to CRM system using the excel file</w:t>
      </w:r>
      <w:r w:rsidR="00BC34EC" w:rsidRPr="00A646BE">
        <w:rPr>
          <w:sz w:val="20"/>
          <w:szCs w:val="20"/>
        </w:rPr>
        <w:t>. Provision should be given to export the Assets in hand.</w:t>
      </w:r>
    </w:p>
    <w:p w14:paraId="53131712" w14:textId="778F304E" w:rsidR="006C2C80" w:rsidRPr="00A646BE" w:rsidRDefault="00352184" w:rsidP="00072E02">
      <w:pPr>
        <w:pStyle w:val="ListParagraph"/>
        <w:numPr>
          <w:ilvl w:val="0"/>
          <w:numId w:val="35"/>
        </w:numPr>
        <w:spacing w:after="0" w:line="0" w:lineRule="atLeast"/>
        <w:rPr>
          <w:sz w:val="20"/>
          <w:szCs w:val="20"/>
        </w:rPr>
      </w:pPr>
      <w:r w:rsidRPr="00A646BE">
        <w:rPr>
          <w:sz w:val="20"/>
          <w:szCs w:val="20"/>
        </w:rPr>
        <w:t>Create Asset – Adding each Inventory item to CRM</w:t>
      </w:r>
      <w:r w:rsidR="00D45276" w:rsidRPr="00A646BE">
        <w:rPr>
          <w:sz w:val="20"/>
          <w:szCs w:val="20"/>
        </w:rPr>
        <w:t xml:space="preserve"> system</w:t>
      </w:r>
      <w:r w:rsidR="006B012B">
        <w:rPr>
          <w:sz w:val="20"/>
          <w:szCs w:val="20"/>
        </w:rPr>
        <w:t>.</w:t>
      </w:r>
    </w:p>
    <w:p w14:paraId="0160B602" w14:textId="768FD0F0" w:rsidR="00352184" w:rsidRPr="00A646BE" w:rsidRDefault="00352184" w:rsidP="00072E02">
      <w:pPr>
        <w:pStyle w:val="ListParagraph"/>
        <w:numPr>
          <w:ilvl w:val="0"/>
          <w:numId w:val="35"/>
        </w:numPr>
        <w:spacing w:after="0" w:line="0" w:lineRule="atLeast"/>
        <w:rPr>
          <w:sz w:val="20"/>
          <w:szCs w:val="20"/>
        </w:rPr>
      </w:pPr>
      <w:r w:rsidRPr="00A646BE">
        <w:rPr>
          <w:sz w:val="20"/>
          <w:szCs w:val="20"/>
        </w:rPr>
        <w:lastRenderedPageBreak/>
        <w:t>Update Asset – Updating the CRM system while issuing/receiving</w:t>
      </w:r>
      <w:r w:rsidR="006B012B">
        <w:rPr>
          <w:sz w:val="20"/>
          <w:szCs w:val="20"/>
        </w:rPr>
        <w:t xml:space="preserve"> </w:t>
      </w:r>
      <w:r w:rsidR="006C2C80" w:rsidRPr="00A646BE">
        <w:rPr>
          <w:sz w:val="20"/>
          <w:szCs w:val="20"/>
        </w:rPr>
        <w:t>(Asset In/Out)</w:t>
      </w:r>
      <w:r w:rsidRPr="00A646BE">
        <w:rPr>
          <w:sz w:val="20"/>
          <w:szCs w:val="20"/>
        </w:rPr>
        <w:t xml:space="preserve"> Inventory items</w:t>
      </w:r>
      <w:r w:rsidR="00B51D9B">
        <w:rPr>
          <w:sz w:val="20"/>
          <w:szCs w:val="20"/>
        </w:rPr>
        <w:t>.</w:t>
      </w:r>
    </w:p>
    <w:p w14:paraId="3CF68CEF" w14:textId="77777777" w:rsidR="00323633" w:rsidRPr="00A646BE" w:rsidRDefault="00323633" w:rsidP="00806310">
      <w:pPr>
        <w:spacing w:after="0" w:line="0" w:lineRule="atLeast"/>
        <w:rPr>
          <w:sz w:val="20"/>
          <w:szCs w:val="20"/>
        </w:rPr>
      </w:pPr>
    </w:p>
    <w:p w14:paraId="23F7AD19" w14:textId="77777777" w:rsidR="00352184" w:rsidRPr="00A646BE" w:rsidRDefault="00352184" w:rsidP="00352184">
      <w:pPr>
        <w:spacing w:after="0"/>
        <w:rPr>
          <w:b/>
          <w:bCs/>
          <w:sz w:val="20"/>
          <w:szCs w:val="20"/>
          <w:lang w:val="en-US"/>
        </w:rPr>
      </w:pPr>
      <w:r w:rsidRPr="00A646BE">
        <w:rPr>
          <w:b/>
          <w:bCs/>
          <w:sz w:val="20"/>
          <w:szCs w:val="20"/>
          <w:lang w:val="en-US"/>
        </w:rPr>
        <w:t>FSE Mobile Application</w:t>
      </w:r>
    </w:p>
    <w:p w14:paraId="6FB85D17" w14:textId="41A6CAC3" w:rsidR="00352184" w:rsidRPr="00A646BE" w:rsidRDefault="00352184" w:rsidP="00352184">
      <w:pPr>
        <w:pStyle w:val="ListParagraph"/>
        <w:numPr>
          <w:ilvl w:val="0"/>
          <w:numId w:val="35"/>
        </w:numPr>
        <w:spacing w:after="0" w:line="0" w:lineRule="atLeast"/>
        <w:rPr>
          <w:sz w:val="20"/>
          <w:szCs w:val="20"/>
        </w:rPr>
      </w:pPr>
      <w:r w:rsidRPr="00A646BE">
        <w:rPr>
          <w:sz w:val="20"/>
          <w:szCs w:val="20"/>
        </w:rPr>
        <w:t>Attendance Update – When FSE logs in Mobile App, his/her attendance is marked in the CRM system</w:t>
      </w:r>
      <w:r w:rsidR="00B51D9B">
        <w:rPr>
          <w:sz w:val="20"/>
          <w:szCs w:val="20"/>
        </w:rPr>
        <w:t>.</w:t>
      </w:r>
    </w:p>
    <w:p w14:paraId="0ED8205D" w14:textId="36BD70EF" w:rsidR="00352184" w:rsidRPr="00A646BE" w:rsidRDefault="00352184" w:rsidP="00352184">
      <w:pPr>
        <w:pStyle w:val="ListParagraph"/>
        <w:numPr>
          <w:ilvl w:val="0"/>
          <w:numId w:val="35"/>
        </w:numPr>
        <w:spacing w:after="0" w:line="0" w:lineRule="atLeast"/>
        <w:rPr>
          <w:sz w:val="20"/>
          <w:szCs w:val="20"/>
        </w:rPr>
      </w:pPr>
      <w:r w:rsidRPr="00A646BE">
        <w:rPr>
          <w:sz w:val="20"/>
          <w:szCs w:val="20"/>
        </w:rPr>
        <w:t xml:space="preserve">Route Planning - GPS based Geotagging, Route Planning </w:t>
      </w:r>
      <w:r w:rsidR="008A7966" w:rsidRPr="00A646BE">
        <w:rPr>
          <w:sz w:val="20"/>
          <w:szCs w:val="20"/>
        </w:rPr>
        <w:t xml:space="preserve">on the </w:t>
      </w:r>
      <w:r w:rsidRPr="00A646BE">
        <w:rPr>
          <w:sz w:val="20"/>
          <w:szCs w:val="20"/>
        </w:rPr>
        <w:t xml:space="preserve">Map with distance </w:t>
      </w:r>
      <w:r w:rsidR="00B51D9B" w:rsidRPr="00A646BE">
        <w:rPr>
          <w:sz w:val="20"/>
          <w:szCs w:val="20"/>
        </w:rPr>
        <w:t>and</w:t>
      </w:r>
      <w:r w:rsidR="008A7966" w:rsidRPr="00A646BE">
        <w:rPr>
          <w:sz w:val="20"/>
          <w:szCs w:val="20"/>
        </w:rPr>
        <w:t xml:space="preserve"> </w:t>
      </w:r>
      <w:r w:rsidRPr="00A646BE">
        <w:rPr>
          <w:sz w:val="20"/>
          <w:szCs w:val="20"/>
        </w:rPr>
        <w:t xml:space="preserve">visibility of the FSE location </w:t>
      </w:r>
      <w:r w:rsidR="008A7966" w:rsidRPr="00A646BE">
        <w:rPr>
          <w:sz w:val="20"/>
          <w:szCs w:val="20"/>
        </w:rPr>
        <w:t xml:space="preserve">on the Dashboard. </w:t>
      </w:r>
      <w:r w:rsidRPr="00A646BE">
        <w:rPr>
          <w:sz w:val="20"/>
          <w:szCs w:val="20"/>
        </w:rPr>
        <w:t xml:space="preserve">Based on the cases assigned to FSE, the Mobile </w:t>
      </w:r>
      <w:r w:rsidR="008A7966" w:rsidRPr="00A646BE">
        <w:rPr>
          <w:sz w:val="20"/>
          <w:szCs w:val="20"/>
        </w:rPr>
        <w:t xml:space="preserve">App </w:t>
      </w:r>
      <w:r w:rsidRPr="00A646BE">
        <w:rPr>
          <w:sz w:val="20"/>
          <w:szCs w:val="20"/>
        </w:rPr>
        <w:t>show</w:t>
      </w:r>
      <w:r w:rsidR="008A7966" w:rsidRPr="00A646BE">
        <w:rPr>
          <w:sz w:val="20"/>
          <w:szCs w:val="20"/>
        </w:rPr>
        <w:t>s</w:t>
      </w:r>
      <w:r w:rsidRPr="00A646BE">
        <w:rPr>
          <w:sz w:val="20"/>
          <w:szCs w:val="20"/>
        </w:rPr>
        <w:t xml:space="preserve"> all the Merchant locations in the Map with </w:t>
      </w:r>
      <w:r w:rsidR="008A7966" w:rsidRPr="00A646BE">
        <w:rPr>
          <w:sz w:val="20"/>
          <w:szCs w:val="20"/>
        </w:rPr>
        <w:t>route path</w:t>
      </w:r>
      <w:r w:rsidR="00B51D9B">
        <w:rPr>
          <w:sz w:val="20"/>
          <w:szCs w:val="20"/>
        </w:rPr>
        <w:t>.</w:t>
      </w:r>
    </w:p>
    <w:p w14:paraId="145E3D92" w14:textId="19CAF0F6" w:rsidR="00352184" w:rsidRPr="00A646BE" w:rsidRDefault="00352184" w:rsidP="00352184">
      <w:pPr>
        <w:pStyle w:val="ListParagraph"/>
        <w:numPr>
          <w:ilvl w:val="0"/>
          <w:numId w:val="35"/>
        </w:numPr>
        <w:spacing w:after="0" w:line="0" w:lineRule="atLeast"/>
        <w:rPr>
          <w:sz w:val="20"/>
          <w:szCs w:val="20"/>
        </w:rPr>
      </w:pPr>
      <w:r w:rsidRPr="00A646BE">
        <w:rPr>
          <w:sz w:val="20"/>
          <w:szCs w:val="20"/>
        </w:rPr>
        <w:t>Display the list of the Cases in the Mobile App</w:t>
      </w:r>
    </w:p>
    <w:p w14:paraId="4F557A6B" w14:textId="412A0E4D" w:rsidR="00D25E7B" w:rsidRPr="00A646BE" w:rsidRDefault="00D25E7B" w:rsidP="00352184">
      <w:pPr>
        <w:pStyle w:val="ListParagraph"/>
        <w:numPr>
          <w:ilvl w:val="0"/>
          <w:numId w:val="35"/>
        </w:numPr>
        <w:spacing w:after="0" w:line="0" w:lineRule="atLeast"/>
        <w:rPr>
          <w:sz w:val="20"/>
          <w:szCs w:val="20"/>
        </w:rPr>
      </w:pPr>
      <w:r w:rsidRPr="00A646BE">
        <w:rPr>
          <w:sz w:val="20"/>
          <w:szCs w:val="20"/>
        </w:rPr>
        <w:t>FSE collects the required infrastructure from Inventory</w:t>
      </w:r>
    </w:p>
    <w:p w14:paraId="7E6CBCD6" w14:textId="18B31D3B" w:rsidR="00352184" w:rsidRPr="00A646BE" w:rsidRDefault="00352184" w:rsidP="00352184">
      <w:pPr>
        <w:pStyle w:val="ListParagraph"/>
        <w:numPr>
          <w:ilvl w:val="0"/>
          <w:numId w:val="35"/>
        </w:numPr>
        <w:spacing w:after="0" w:line="0" w:lineRule="atLeast"/>
        <w:rPr>
          <w:sz w:val="20"/>
          <w:szCs w:val="20"/>
        </w:rPr>
      </w:pPr>
      <w:r w:rsidRPr="00A646BE">
        <w:rPr>
          <w:sz w:val="20"/>
          <w:szCs w:val="20"/>
        </w:rPr>
        <w:t>Display the case details and FSE can update case status. Data Capture including case status, photographs, telephonic conversation, and Latitude/Longitude</w:t>
      </w:r>
    </w:p>
    <w:p w14:paraId="6BB9FE96" w14:textId="44E02729" w:rsidR="00A03A20" w:rsidRPr="00A646BE" w:rsidRDefault="00A03A20" w:rsidP="00A03A20">
      <w:pPr>
        <w:pStyle w:val="ListParagraph"/>
        <w:numPr>
          <w:ilvl w:val="0"/>
          <w:numId w:val="35"/>
        </w:numPr>
        <w:spacing w:after="0" w:line="0" w:lineRule="atLeast"/>
        <w:rPr>
          <w:sz w:val="20"/>
          <w:szCs w:val="20"/>
        </w:rPr>
      </w:pPr>
      <w:r w:rsidRPr="00A646BE">
        <w:rPr>
          <w:sz w:val="20"/>
          <w:szCs w:val="20"/>
        </w:rPr>
        <w:t>Capture Serial Number - Scanner integration to capture the serial number</w:t>
      </w:r>
      <w:r w:rsidR="00DD5172" w:rsidRPr="00A646BE">
        <w:rPr>
          <w:sz w:val="20"/>
          <w:szCs w:val="20"/>
        </w:rPr>
        <w:t xml:space="preserve"> of POS Terminals</w:t>
      </w:r>
    </w:p>
    <w:p w14:paraId="3D4D0E90" w14:textId="0E51C5ED" w:rsidR="00506521" w:rsidRPr="00A646BE" w:rsidRDefault="00506521" w:rsidP="00352184">
      <w:pPr>
        <w:pStyle w:val="ListParagraph"/>
        <w:numPr>
          <w:ilvl w:val="0"/>
          <w:numId w:val="35"/>
        </w:numPr>
        <w:spacing w:after="0" w:line="0" w:lineRule="atLeast"/>
        <w:rPr>
          <w:sz w:val="20"/>
          <w:szCs w:val="20"/>
        </w:rPr>
      </w:pPr>
      <w:r w:rsidRPr="00A646BE">
        <w:rPr>
          <w:sz w:val="20"/>
          <w:szCs w:val="20"/>
        </w:rPr>
        <w:t>Inventory Screen with Assets in hand (From IDSPL, Collected from ME)</w:t>
      </w:r>
      <w:r w:rsidR="00C4293F" w:rsidRPr="00A646BE">
        <w:rPr>
          <w:sz w:val="20"/>
          <w:szCs w:val="20"/>
        </w:rPr>
        <w:t xml:space="preserve"> </w:t>
      </w:r>
      <w:r w:rsidRPr="00A646BE">
        <w:rPr>
          <w:sz w:val="20"/>
          <w:szCs w:val="20"/>
        </w:rPr>
        <w:t>and List of POS Terminals which are in Transit.</w:t>
      </w:r>
    </w:p>
    <w:p w14:paraId="73053E07" w14:textId="007D6018" w:rsidR="008A7966" w:rsidRPr="00A646BE" w:rsidRDefault="008A7966" w:rsidP="00352184">
      <w:pPr>
        <w:pStyle w:val="ListParagraph"/>
        <w:numPr>
          <w:ilvl w:val="0"/>
          <w:numId w:val="35"/>
        </w:numPr>
        <w:spacing w:after="0" w:line="0" w:lineRule="atLeast"/>
        <w:rPr>
          <w:sz w:val="20"/>
          <w:szCs w:val="20"/>
        </w:rPr>
      </w:pPr>
      <w:r w:rsidRPr="00A646BE">
        <w:rPr>
          <w:sz w:val="20"/>
          <w:szCs w:val="20"/>
        </w:rPr>
        <w:t>Transaction Certificate Acceptance</w:t>
      </w:r>
      <w:r w:rsidR="00C4293F" w:rsidRPr="00A646BE">
        <w:rPr>
          <w:sz w:val="20"/>
          <w:szCs w:val="20"/>
        </w:rPr>
        <w:t xml:space="preserve"> in both sides</w:t>
      </w:r>
    </w:p>
    <w:p w14:paraId="6F6FB6A0" w14:textId="77777777" w:rsidR="00466525" w:rsidRPr="00A646BE" w:rsidRDefault="00466525" w:rsidP="00466525">
      <w:pPr>
        <w:pStyle w:val="ListParagraph"/>
        <w:numPr>
          <w:ilvl w:val="0"/>
          <w:numId w:val="35"/>
        </w:numPr>
        <w:shd w:val="clear" w:color="auto" w:fill="FFFFFF"/>
        <w:spacing w:before="100" w:beforeAutospacing="1" w:after="100" w:afterAutospacing="1" w:line="240" w:lineRule="auto"/>
        <w:jc w:val="both"/>
        <w:rPr>
          <w:rFonts w:asciiTheme="minorHAnsi" w:hAnsiTheme="minorHAnsi" w:cstheme="minorHAnsi"/>
          <w:sz w:val="20"/>
          <w:szCs w:val="20"/>
        </w:rPr>
      </w:pPr>
      <w:r w:rsidRPr="00A646BE">
        <w:rPr>
          <w:rFonts w:asciiTheme="minorHAnsi" w:hAnsiTheme="minorHAnsi" w:cstheme="minorHAnsi"/>
          <w:sz w:val="20"/>
          <w:szCs w:val="20"/>
        </w:rPr>
        <w:t>FSEs update the status of the cases on the Mobile App at the Merchant location itself</w:t>
      </w:r>
    </w:p>
    <w:p w14:paraId="1C79FB09" w14:textId="77777777" w:rsidR="00352184" w:rsidRPr="00A646BE" w:rsidRDefault="00352184" w:rsidP="00352184">
      <w:pPr>
        <w:spacing w:after="0"/>
        <w:rPr>
          <w:b/>
          <w:bCs/>
          <w:sz w:val="20"/>
          <w:szCs w:val="20"/>
          <w:lang w:val="en-US"/>
        </w:rPr>
      </w:pPr>
      <w:r w:rsidRPr="00A646BE">
        <w:rPr>
          <w:b/>
          <w:bCs/>
          <w:sz w:val="20"/>
          <w:szCs w:val="20"/>
          <w:lang w:val="en-US"/>
        </w:rPr>
        <w:t>Reports and Dashboards</w:t>
      </w:r>
    </w:p>
    <w:p w14:paraId="0EA04E42" w14:textId="77777777" w:rsidR="00352184" w:rsidRPr="00A646BE" w:rsidRDefault="00352184" w:rsidP="00352184">
      <w:pPr>
        <w:spacing w:after="0" w:line="0" w:lineRule="atLeast"/>
        <w:rPr>
          <w:b/>
          <w:bCs/>
          <w:sz w:val="20"/>
          <w:szCs w:val="20"/>
        </w:rPr>
      </w:pPr>
      <w:r w:rsidRPr="00A646BE">
        <w:rPr>
          <w:b/>
          <w:bCs/>
          <w:sz w:val="20"/>
          <w:szCs w:val="20"/>
        </w:rPr>
        <w:t>Dashboard for Daily Case Log File</w:t>
      </w:r>
    </w:p>
    <w:p w14:paraId="36E6E01E" w14:textId="77777777" w:rsidR="00352184" w:rsidRPr="00A646BE" w:rsidRDefault="00352184" w:rsidP="0028738B">
      <w:pPr>
        <w:pStyle w:val="ListParagraph"/>
        <w:numPr>
          <w:ilvl w:val="0"/>
          <w:numId w:val="46"/>
        </w:numPr>
        <w:spacing w:after="0" w:line="0" w:lineRule="atLeast"/>
        <w:rPr>
          <w:sz w:val="20"/>
          <w:szCs w:val="20"/>
        </w:rPr>
      </w:pPr>
      <w:r w:rsidRPr="00A646BE">
        <w:rPr>
          <w:sz w:val="20"/>
          <w:szCs w:val="20"/>
        </w:rPr>
        <w:t>Dashboard with Proactive roll count and repeat count</w:t>
      </w:r>
    </w:p>
    <w:p w14:paraId="5230A3D5" w14:textId="77777777" w:rsidR="00352184" w:rsidRPr="00A646BE" w:rsidRDefault="00352184" w:rsidP="0028738B">
      <w:pPr>
        <w:pStyle w:val="ListParagraph"/>
        <w:numPr>
          <w:ilvl w:val="0"/>
          <w:numId w:val="46"/>
        </w:numPr>
        <w:spacing w:after="0" w:line="0" w:lineRule="atLeast"/>
        <w:rPr>
          <w:sz w:val="20"/>
          <w:szCs w:val="20"/>
        </w:rPr>
      </w:pPr>
      <w:r w:rsidRPr="00A646BE">
        <w:rPr>
          <w:sz w:val="20"/>
          <w:szCs w:val="20"/>
        </w:rPr>
        <w:t>Daily Listing of the cases</w:t>
      </w:r>
    </w:p>
    <w:p w14:paraId="2F0A006A" w14:textId="77777777" w:rsidR="00352184" w:rsidRPr="00A646BE" w:rsidRDefault="00352184" w:rsidP="0028738B">
      <w:pPr>
        <w:pStyle w:val="ListParagraph"/>
        <w:numPr>
          <w:ilvl w:val="0"/>
          <w:numId w:val="46"/>
        </w:numPr>
        <w:spacing w:after="0" w:line="0" w:lineRule="atLeast"/>
        <w:rPr>
          <w:sz w:val="20"/>
          <w:szCs w:val="20"/>
        </w:rPr>
      </w:pPr>
      <w:r w:rsidRPr="00A646BE">
        <w:rPr>
          <w:sz w:val="20"/>
          <w:szCs w:val="20"/>
        </w:rPr>
        <w:t>Case Listing for the duration</w:t>
      </w:r>
    </w:p>
    <w:p w14:paraId="2DBEBAC6" w14:textId="77777777" w:rsidR="00352184" w:rsidRPr="00A646BE" w:rsidRDefault="00352184" w:rsidP="0028738B">
      <w:pPr>
        <w:pStyle w:val="ListParagraph"/>
        <w:numPr>
          <w:ilvl w:val="0"/>
          <w:numId w:val="46"/>
        </w:numPr>
        <w:spacing w:after="0" w:line="0" w:lineRule="atLeast"/>
        <w:rPr>
          <w:sz w:val="20"/>
          <w:szCs w:val="20"/>
        </w:rPr>
      </w:pPr>
      <w:r w:rsidRPr="00A646BE">
        <w:rPr>
          <w:sz w:val="20"/>
          <w:szCs w:val="20"/>
        </w:rPr>
        <w:t>Monthly comparison</w:t>
      </w:r>
    </w:p>
    <w:p w14:paraId="091016B9" w14:textId="77777777" w:rsidR="00352184" w:rsidRPr="00A646BE" w:rsidRDefault="00352184" w:rsidP="00352184">
      <w:pPr>
        <w:spacing w:after="0" w:line="0" w:lineRule="atLeast"/>
        <w:rPr>
          <w:rFonts w:cstheme="minorHAnsi"/>
          <w:b/>
          <w:bCs/>
          <w:sz w:val="20"/>
          <w:szCs w:val="20"/>
        </w:rPr>
      </w:pPr>
    </w:p>
    <w:p w14:paraId="4944740C" w14:textId="77777777" w:rsidR="00352184" w:rsidRPr="00A646BE" w:rsidRDefault="00352184" w:rsidP="00352184">
      <w:pPr>
        <w:spacing w:after="0" w:line="0" w:lineRule="atLeast"/>
        <w:rPr>
          <w:rFonts w:cstheme="minorHAnsi"/>
          <w:b/>
          <w:bCs/>
          <w:sz w:val="20"/>
          <w:szCs w:val="20"/>
        </w:rPr>
      </w:pPr>
      <w:r w:rsidRPr="00A646BE">
        <w:rPr>
          <w:rFonts w:cstheme="minorHAnsi"/>
          <w:b/>
          <w:bCs/>
          <w:sz w:val="20"/>
          <w:szCs w:val="20"/>
        </w:rPr>
        <w:t>Dashboard – Overall Performance</w:t>
      </w:r>
    </w:p>
    <w:p w14:paraId="6224DD14" w14:textId="77777777" w:rsidR="00352184" w:rsidRPr="00A646BE" w:rsidRDefault="00352184" w:rsidP="0028738B">
      <w:pPr>
        <w:pStyle w:val="ListParagraph"/>
        <w:numPr>
          <w:ilvl w:val="0"/>
          <w:numId w:val="46"/>
        </w:numPr>
        <w:spacing w:after="0" w:line="0" w:lineRule="atLeast"/>
        <w:rPr>
          <w:sz w:val="20"/>
          <w:szCs w:val="20"/>
        </w:rPr>
      </w:pPr>
      <w:r w:rsidRPr="00A646BE">
        <w:rPr>
          <w:sz w:val="20"/>
          <w:szCs w:val="20"/>
        </w:rPr>
        <w:t>Overall Activity for the day</w:t>
      </w:r>
    </w:p>
    <w:p w14:paraId="3B42379C" w14:textId="77777777" w:rsidR="00352184" w:rsidRPr="00A646BE" w:rsidRDefault="00352184" w:rsidP="0028738B">
      <w:pPr>
        <w:pStyle w:val="ListParagraph"/>
        <w:numPr>
          <w:ilvl w:val="0"/>
          <w:numId w:val="46"/>
        </w:numPr>
        <w:spacing w:after="0" w:line="0" w:lineRule="atLeast"/>
        <w:rPr>
          <w:sz w:val="20"/>
          <w:szCs w:val="20"/>
        </w:rPr>
      </w:pPr>
      <w:r w:rsidRPr="00A646BE">
        <w:rPr>
          <w:sz w:val="20"/>
          <w:szCs w:val="20"/>
        </w:rPr>
        <w:t>FSE wise performance and Team Lead wise</w:t>
      </w:r>
    </w:p>
    <w:p w14:paraId="765C325C" w14:textId="77777777" w:rsidR="00352184" w:rsidRPr="00A646BE" w:rsidRDefault="00352184" w:rsidP="0028738B">
      <w:pPr>
        <w:pStyle w:val="ListParagraph"/>
        <w:numPr>
          <w:ilvl w:val="0"/>
          <w:numId w:val="46"/>
        </w:numPr>
        <w:spacing w:after="0" w:line="0" w:lineRule="atLeast"/>
        <w:rPr>
          <w:sz w:val="20"/>
          <w:szCs w:val="20"/>
        </w:rPr>
      </w:pPr>
      <w:r w:rsidRPr="00A646BE">
        <w:rPr>
          <w:sz w:val="20"/>
          <w:szCs w:val="20"/>
        </w:rPr>
        <w:t xml:space="preserve">Today’s Case Progress – Daily. This is Dashboard which is displayed in the Big Monitor. All the values will have hyperlinks to see the details. </w:t>
      </w:r>
    </w:p>
    <w:p w14:paraId="4A04F9B1" w14:textId="77777777" w:rsidR="00352184" w:rsidRPr="00A646BE" w:rsidRDefault="00352184" w:rsidP="0028738B">
      <w:pPr>
        <w:pStyle w:val="ListParagraph"/>
        <w:numPr>
          <w:ilvl w:val="0"/>
          <w:numId w:val="46"/>
        </w:numPr>
        <w:spacing w:after="0" w:line="0" w:lineRule="atLeast"/>
        <w:rPr>
          <w:sz w:val="20"/>
          <w:szCs w:val="20"/>
        </w:rPr>
      </w:pPr>
      <w:r w:rsidRPr="00A646BE">
        <w:rPr>
          <w:sz w:val="20"/>
          <w:szCs w:val="20"/>
        </w:rPr>
        <w:t>Screen with Map showing all the FSEs live locations</w:t>
      </w:r>
    </w:p>
    <w:p w14:paraId="3BEBE852" w14:textId="77777777" w:rsidR="00352184" w:rsidRPr="00A646BE" w:rsidRDefault="00352184" w:rsidP="00352184">
      <w:pPr>
        <w:spacing w:after="0" w:line="0" w:lineRule="atLeast"/>
        <w:rPr>
          <w:sz w:val="20"/>
          <w:szCs w:val="20"/>
        </w:rPr>
      </w:pPr>
    </w:p>
    <w:p w14:paraId="643C76A4" w14:textId="77777777" w:rsidR="00352184" w:rsidRPr="00A646BE" w:rsidRDefault="00352184" w:rsidP="00352184">
      <w:pPr>
        <w:spacing w:after="0" w:line="0" w:lineRule="atLeast"/>
        <w:rPr>
          <w:b/>
          <w:bCs/>
          <w:sz w:val="20"/>
          <w:szCs w:val="20"/>
        </w:rPr>
      </w:pPr>
      <w:r w:rsidRPr="00A646BE">
        <w:rPr>
          <w:b/>
          <w:bCs/>
          <w:sz w:val="20"/>
          <w:szCs w:val="20"/>
        </w:rPr>
        <w:t>Past Data Dashboard</w:t>
      </w:r>
    </w:p>
    <w:p w14:paraId="7EA05E25" w14:textId="77777777" w:rsidR="00352184" w:rsidRPr="00A646BE" w:rsidRDefault="00352184" w:rsidP="0028738B">
      <w:pPr>
        <w:pStyle w:val="ListParagraph"/>
        <w:numPr>
          <w:ilvl w:val="0"/>
          <w:numId w:val="46"/>
        </w:numPr>
        <w:spacing w:after="0" w:line="0" w:lineRule="atLeast"/>
        <w:rPr>
          <w:sz w:val="20"/>
          <w:szCs w:val="20"/>
        </w:rPr>
      </w:pPr>
      <w:r w:rsidRPr="00A646BE">
        <w:rPr>
          <w:sz w:val="20"/>
          <w:szCs w:val="20"/>
        </w:rPr>
        <w:t>FSE Performance</w:t>
      </w:r>
    </w:p>
    <w:p w14:paraId="6948B936" w14:textId="77777777" w:rsidR="00352184" w:rsidRPr="00A646BE" w:rsidRDefault="00352184" w:rsidP="0028738B">
      <w:pPr>
        <w:pStyle w:val="ListParagraph"/>
        <w:numPr>
          <w:ilvl w:val="0"/>
          <w:numId w:val="46"/>
        </w:numPr>
        <w:spacing w:after="0" w:line="0" w:lineRule="atLeast"/>
        <w:rPr>
          <w:sz w:val="20"/>
          <w:szCs w:val="20"/>
        </w:rPr>
      </w:pPr>
      <w:r w:rsidRPr="00A646BE">
        <w:rPr>
          <w:sz w:val="20"/>
          <w:szCs w:val="20"/>
        </w:rPr>
        <w:t>Activity Summary for the duration</w:t>
      </w:r>
    </w:p>
    <w:p w14:paraId="25F62B8E" w14:textId="77777777" w:rsidR="00352184" w:rsidRPr="00A646BE" w:rsidRDefault="00352184" w:rsidP="0028738B">
      <w:pPr>
        <w:pStyle w:val="ListParagraph"/>
        <w:numPr>
          <w:ilvl w:val="0"/>
          <w:numId w:val="46"/>
        </w:numPr>
        <w:spacing w:after="0" w:line="0" w:lineRule="atLeast"/>
        <w:rPr>
          <w:sz w:val="20"/>
          <w:szCs w:val="20"/>
        </w:rPr>
      </w:pPr>
      <w:r w:rsidRPr="00A646BE">
        <w:rPr>
          <w:sz w:val="20"/>
          <w:szCs w:val="20"/>
        </w:rPr>
        <w:t>Overall Activity for the day</w:t>
      </w:r>
    </w:p>
    <w:p w14:paraId="29A03F41" w14:textId="16A2B946" w:rsidR="004C6566" w:rsidRPr="00352184" w:rsidRDefault="004C6566" w:rsidP="00352184">
      <w:pPr>
        <w:spacing w:after="0" w:line="0" w:lineRule="atLeast"/>
        <w:rPr>
          <w:sz w:val="20"/>
          <w:szCs w:val="20"/>
        </w:rPr>
      </w:pPr>
    </w:p>
    <w:p w14:paraId="10C16604" w14:textId="6E36A398" w:rsidR="007D2AE2" w:rsidRDefault="00037752" w:rsidP="007D2AE2">
      <w:pPr>
        <w:pStyle w:val="Heading1"/>
      </w:pPr>
      <w:bookmarkStart w:id="35" w:name="_Toc107324609"/>
      <w:r>
        <w:t>Business Activities Flow</w:t>
      </w:r>
      <w:bookmarkEnd w:id="35"/>
      <w:r>
        <w:t xml:space="preserve"> </w:t>
      </w:r>
    </w:p>
    <w:p w14:paraId="74CDF282" w14:textId="3A5171D7" w:rsidR="00037752" w:rsidRPr="00A646BE" w:rsidRDefault="00037752" w:rsidP="0028738B">
      <w:pPr>
        <w:pStyle w:val="ListParagraph"/>
        <w:numPr>
          <w:ilvl w:val="0"/>
          <w:numId w:val="43"/>
        </w:numPr>
        <w:spacing w:after="0" w:line="0" w:lineRule="atLeast"/>
        <w:rPr>
          <w:rFonts w:asciiTheme="minorHAnsi" w:hAnsiTheme="minorHAnsi" w:cstheme="minorHAnsi"/>
          <w:b/>
          <w:bCs/>
          <w:sz w:val="20"/>
          <w:szCs w:val="20"/>
        </w:rPr>
      </w:pPr>
      <w:r w:rsidRPr="00A646BE">
        <w:rPr>
          <w:rFonts w:asciiTheme="minorHAnsi" w:hAnsiTheme="minorHAnsi" w:cstheme="minorHAnsi"/>
          <w:b/>
          <w:bCs/>
          <w:sz w:val="20"/>
          <w:szCs w:val="20"/>
        </w:rPr>
        <w:t>Merchant Onboarding</w:t>
      </w:r>
    </w:p>
    <w:p w14:paraId="61890AB6" w14:textId="3733042D" w:rsidR="00633456" w:rsidRPr="00A646BE" w:rsidRDefault="00633456" w:rsidP="00633456">
      <w:pPr>
        <w:spacing w:after="0" w:line="0" w:lineRule="atLeast"/>
        <w:rPr>
          <w:rFonts w:asciiTheme="minorHAnsi" w:hAnsiTheme="minorHAnsi" w:cstheme="minorHAnsi"/>
          <w:b/>
          <w:bCs/>
          <w:sz w:val="20"/>
          <w:szCs w:val="20"/>
        </w:rPr>
      </w:pPr>
    </w:p>
    <w:p w14:paraId="558DED13" w14:textId="198AC8DD" w:rsidR="00633456" w:rsidRDefault="00633456" w:rsidP="00633456">
      <w:pPr>
        <w:spacing w:line="0" w:lineRule="atLeast"/>
        <w:ind w:left="360"/>
        <w:rPr>
          <w:rFonts w:asciiTheme="minorHAnsi" w:hAnsiTheme="minorHAnsi" w:cstheme="minorHAnsi"/>
          <w:sz w:val="20"/>
          <w:szCs w:val="20"/>
        </w:rPr>
      </w:pPr>
      <w:r w:rsidRPr="00A646BE">
        <w:rPr>
          <w:rFonts w:asciiTheme="minorHAnsi" w:hAnsiTheme="minorHAnsi" w:cstheme="minorHAnsi"/>
          <w:sz w:val="20"/>
          <w:szCs w:val="20"/>
        </w:rPr>
        <w:t xml:space="preserve">Bankside Sales Team signs up with Merchant for providing the POS Terminal and accessories. Rental and other charges depend on various factors as Which cards Merchant want to accept and Business. </w:t>
      </w:r>
      <w:r w:rsidR="004D4715" w:rsidRPr="00A646BE">
        <w:rPr>
          <w:rFonts w:asciiTheme="minorHAnsi" w:hAnsiTheme="minorHAnsi" w:cstheme="minorHAnsi"/>
          <w:sz w:val="20"/>
          <w:szCs w:val="20"/>
        </w:rPr>
        <w:t>Bank onboards the Merchant</w:t>
      </w:r>
      <w:r w:rsidR="00AA6CEF" w:rsidRPr="00A646BE">
        <w:rPr>
          <w:rFonts w:asciiTheme="minorHAnsi" w:hAnsiTheme="minorHAnsi" w:cstheme="minorHAnsi"/>
          <w:sz w:val="20"/>
          <w:szCs w:val="20"/>
        </w:rPr>
        <w:t>s.</w:t>
      </w:r>
      <w:r w:rsidR="004D4715" w:rsidRPr="00A646BE">
        <w:rPr>
          <w:rFonts w:asciiTheme="minorHAnsi" w:hAnsiTheme="minorHAnsi" w:cstheme="minorHAnsi"/>
          <w:sz w:val="20"/>
          <w:szCs w:val="20"/>
        </w:rPr>
        <w:t xml:space="preserve"> </w:t>
      </w:r>
      <w:r w:rsidRPr="00A646BE">
        <w:rPr>
          <w:rFonts w:asciiTheme="minorHAnsi" w:hAnsiTheme="minorHAnsi" w:cstheme="minorHAnsi"/>
          <w:sz w:val="20"/>
          <w:szCs w:val="20"/>
        </w:rPr>
        <w:t xml:space="preserve">Banks </w:t>
      </w:r>
      <w:r w:rsidR="004D4715" w:rsidRPr="00A646BE">
        <w:rPr>
          <w:rFonts w:asciiTheme="minorHAnsi" w:hAnsiTheme="minorHAnsi" w:cstheme="minorHAnsi"/>
          <w:sz w:val="20"/>
          <w:szCs w:val="20"/>
        </w:rPr>
        <w:t>outsources</w:t>
      </w:r>
      <w:r w:rsidRPr="00A646BE">
        <w:rPr>
          <w:rFonts w:asciiTheme="minorHAnsi" w:hAnsiTheme="minorHAnsi" w:cstheme="minorHAnsi"/>
          <w:sz w:val="20"/>
          <w:szCs w:val="20"/>
        </w:rPr>
        <w:t xml:space="preserve"> the field activities for setting up the </w:t>
      </w:r>
      <w:r w:rsidR="004B15EF" w:rsidRPr="00A646BE">
        <w:rPr>
          <w:rFonts w:asciiTheme="minorHAnsi" w:hAnsiTheme="minorHAnsi" w:cstheme="minorHAnsi"/>
          <w:sz w:val="20"/>
          <w:szCs w:val="20"/>
        </w:rPr>
        <w:t>POS Terminal at Merchant locations</w:t>
      </w:r>
      <w:r w:rsidRPr="00A646BE">
        <w:rPr>
          <w:rFonts w:asciiTheme="minorHAnsi" w:hAnsiTheme="minorHAnsi" w:cstheme="minorHAnsi"/>
          <w:sz w:val="20"/>
          <w:szCs w:val="20"/>
        </w:rPr>
        <w:t xml:space="preserve"> and </w:t>
      </w:r>
      <w:r w:rsidR="004D4715" w:rsidRPr="00A646BE">
        <w:rPr>
          <w:rFonts w:asciiTheme="minorHAnsi" w:hAnsiTheme="minorHAnsi" w:cstheme="minorHAnsi"/>
          <w:sz w:val="20"/>
          <w:szCs w:val="20"/>
        </w:rPr>
        <w:t xml:space="preserve">provide service </w:t>
      </w:r>
      <w:r w:rsidRPr="00A646BE">
        <w:rPr>
          <w:rFonts w:asciiTheme="minorHAnsi" w:hAnsiTheme="minorHAnsi" w:cstheme="minorHAnsi"/>
          <w:sz w:val="20"/>
          <w:szCs w:val="20"/>
        </w:rPr>
        <w:t>support</w:t>
      </w:r>
      <w:r w:rsidR="00AA6CEF" w:rsidRPr="00A646BE">
        <w:rPr>
          <w:rFonts w:asciiTheme="minorHAnsi" w:hAnsiTheme="minorHAnsi" w:cstheme="minorHAnsi"/>
          <w:sz w:val="20"/>
          <w:szCs w:val="20"/>
        </w:rPr>
        <w:t xml:space="preserve"> to IDSPL Vendor.</w:t>
      </w:r>
    </w:p>
    <w:p w14:paraId="7C48824D" w14:textId="04BBB0C6" w:rsidR="00B51D9B" w:rsidRDefault="00B51D9B" w:rsidP="00633456">
      <w:pPr>
        <w:spacing w:line="0" w:lineRule="atLeast"/>
        <w:ind w:left="360"/>
        <w:rPr>
          <w:rFonts w:asciiTheme="minorHAnsi" w:hAnsiTheme="minorHAnsi" w:cstheme="minorHAnsi"/>
          <w:sz w:val="20"/>
          <w:szCs w:val="20"/>
        </w:rPr>
      </w:pPr>
    </w:p>
    <w:p w14:paraId="2F794584" w14:textId="5A6CAB86" w:rsidR="00B51D9B" w:rsidRDefault="00B51D9B" w:rsidP="00633456">
      <w:pPr>
        <w:spacing w:line="0" w:lineRule="atLeast"/>
        <w:ind w:left="360"/>
        <w:rPr>
          <w:rFonts w:asciiTheme="minorHAnsi" w:hAnsiTheme="minorHAnsi" w:cstheme="minorHAnsi"/>
          <w:sz w:val="20"/>
          <w:szCs w:val="20"/>
        </w:rPr>
      </w:pPr>
    </w:p>
    <w:p w14:paraId="15FD13F7" w14:textId="28F3ADDE" w:rsidR="00B51D9B" w:rsidRDefault="00B51D9B" w:rsidP="00633456">
      <w:pPr>
        <w:spacing w:line="0" w:lineRule="atLeast"/>
        <w:ind w:left="360"/>
        <w:rPr>
          <w:rFonts w:asciiTheme="minorHAnsi" w:hAnsiTheme="minorHAnsi" w:cstheme="minorHAnsi"/>
          <w:sz w:val="20"/>
          <w:szCs w:val="20"/>
        </w:rPr>
      </w:pPr>
    </w:p>
    <w:p w14:paraId="2761EDE6" w14:textId="72F058A2" w:rsidR="00B51D9B" w:rsidRDefault="00B51D9B" w:rsidP="00633456">
      <w:pPr>
        <w:spacing w:line="0" w:lineRule="atLeast"/>
        <w:ind w:left="360"/>
        <w:rPr>
          <w:rFonts w:asciiTheme="minorHAnsi" w:hAnsiTheme="minorHAnsi" w:cstheme="minorHAnsi"/>
          <w:sz w:val="20"/>
          <w:szCs w:val="20"/>
        </w:rPr>
      </w:pPr>
    </w:p>
    <w:p w14:paraId="09853504" w14:textId="77777777" w:rsidR="00B51D9B" w:rsidRPr="00A646BE" w:rsidRDefault="00EF44FB" w:rsidP="00633456">
      <w:pPr>
        <w:spacing w:line="0" w:lineRule="atLeast"/>
        <w:ind w:left="360"/>
        <w:rPr>
          <w:rFonts w:asciiTheme="minorHAnsi" w:hAnsiTheme="minorHAnsi" w:cstheme="minorHAnsi"/>
          <w:sz w:val="20"/>
          <w:szCs w:val="20"/>
        </w:rPr>
      </w:pPr>
      <w:commentRangeStart w:id="36"/>
      <w:commentRangeEnd w:id="36"/>
      <w:r>
        <w:rPr>
          <w:rStyle w:val="CommentReference"/>
        </w:rPr>
        <w:lastRenderedPageBreak/>
        <w:commentReference w:id="36"/>
      </w:r>
    </w:p>
    <w:p w14:paraId="0F1522A4" w14:textId="77777777" w:rsidR="00633456" w:rsidRPr="00A646BE" w:rsidRDefault="00633456" w:rsidP="00633456">
      <w:pPr>
        <w:spacing w:line="0" w:lineRule="atLeast"/>
        <w:ind w:firstLine="360"/>
        <w:rPr>
          <w:rFonts w:asciiTheme="minorHAnsi" w:hAnsiTheme="minorHAnsi" w:cstheme="minorHAnsi"/>
          <w:b/>
          <w:bCs/>
          <w:sz w:val="20"/>
          <w:szCs w:val="20"/>
        </w:rPr>
      </w:pPr>
      <w:r w:rsidRPr="00A646BE">
        <w:rPr>
          <w:rFonts w:asciiTheme="minorHAnsi" w:hAnsiTheme="minorHAnsi" w:cstheme="minorHAnsi"/>
          <w:b/>
          <w:bCs/>
          <w:sz w:val="20"/>
          <w:szCs w:val="20"/>
        </w:rPr>
        <w:t>Merchant Onboarding – Flow Chart</w:t>
      </w:r>
    </w:p>
    <w:p w14:paraId="38DEB609" w14:textId="0F2CD8A9" w:rsidR="00633456" w:rsidRPr="00A646BE" w:rsidRDefault="004B15EF" w:rsidP="00633456">
      <w:pPr>
        <w:spacing w:line="0" w:lineRule="atLeast"/>
        <w:ind w:left="1440" w:firstLine="720"/>
        <w:rPr>
          <w:rFonts w:asciiTheme="minorHAnsi" w:hAnsiTheme="minorHAnsi" w:cstheme="minorHAnsi"/>
          <w:b/>
          <w:bCs/>
          <w:sz w:val="20"/>
          <w:szCs w:val="20"/>
        </w:rPr>
      </w:pPr>
      <w:r w:rsidRPr="00A646BE">
        <w:rPr>
          <w:rFonts w:asciiTheme="minorHAnsi" w:hAnsiTheme="minorHAnsi" w:cstheme="minorHAnsi"/>
          <w:b/>
          <w:bCs/>
          <w:noProof/>
          <w:sz w:val="20"/>
          <w:szCs w:val="20"/>
          <w:lang w:val="en-IN" w:eastAsia="en-IN"/>
        </w:rPr>
        <w:drawing>
          <wp:inline distT="0" distB="0" distL="0" distR="0" wp14:anchorId="3BE6F5B7" wp14:editId="3A87C4F2">
            <wp:extent cx="1647226" cy="463867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52835" cy="4654471"/>
                    </a:xfrm>
                    <a:prstGeom prst="rect">
                      <a:avLst/>
                    </a:prstGeom>
                    <a:noFill/>
                    <a:ln>
                      <a:noFill/>
                    </a:ln>
                  </pic:spPr>
                </pic:pic>
              </a:graphicData>
            </a:graphic>
          </wp:inline>
        </w:drawing>
      </w:r>
    </w:p>
    <w:p w14:paraId="65FE2840" w14:textId="059B3D60" w:rsidR="00633456" w:rsidRPr="00A646BE" w:rsidRDefault="00633456" w:rsidP="00DD197A">
      <w:pPr>
        <w:spacing w:after="0" w:line="0" w:lineRule="atLeast"/>
        <w:rPr>
          <w:rFonts w:asciiTheme="minorHAnsi" w:hAnsiTheme="minorHAnsi" w:cstheme="minorHAnsi"/>
          <w:b/>
          <w:bCs/>
          <w:sz w:val="20"/>
          <w:szCs w:val="20"/>
        </w:rPr>
      </w:pPr>
      <w:r w:rsidRPr="00A646BE">
        <w:rPr>
          <w:rFonts w:asciiTheme="minorHAnsi" w:hAnsiTheme="minorHAnsi" w:cstheme="minorHAnsi"/>
          <w:b/>
          <w:bCs/>
          <w:sz w:val="20"/>
          <w:szCs w:val="20"/>
        </w:rPr>
        <w:t>Merchant Onboarding – Flow Steps</w:t>
      </w:r>
    </w:p>
    <w:p w14:paraId="625B09A5" w14:textId="78D2BAA5" w:rsidR="00633456" w:rsidRPr="00A646BE" w:rsidRDefault="00633456" w:rsidP="00DD197A">
      <w:pPr>
        <w:pStyle w:val="ListParagraph"/>
        <w:numPr>
          <w:ilvl w:val="0"/>
          <w:numId w:val="44"/>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Sales team signs up with Merchant</w:t>
      </w:r>
      <w:r w:rsidR="006158D3" w:rsidRPr="00A646BE">
        <w:rPr>
          <w:rFonts w:asciiTheme="minorHAnsi" w:hAnsiTheme="minorHAnsi" w:cstheme="minorHAnsi"/>
          <w:sz w:val="20"/>
          <w:szCs w:val="20"/>
        </w:rPr>
        <w:t xml:space="preserve"> for providing the POS Terminal</w:t>
      </w:r>
    </w:p>
    <w:p w14:paraId="598DFC72" w14:textId="3C1C7986" w:rsidR="00633456" w:rsidRPr="00A646BE" w:rsidRDefault="006158D3" w:rsidP="00DD197A">
      <w:pPr>
        <w:pStyle w:val="ListParagraph"/>
        <w:numPr>
          <w:ilvl w:val="0"/>
          <w:numId w:val="44"/>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 xml:space="preserve">Onboarding team approves the Merchant Request and onboards the Merchant by capturing the </w:t>
      </w:r>
      <w:r w:rsidR="00EF44FB" w:rsidRPr="00A646BE">
        <w:rPr>
          <w:rFonts w:asciiTheme="minorHAnsi" w:hAnsiTheme="minorHAnsi" w:cstheme="minorHAnsi"/>
          <w:sz w:val="20"/>
          <w:szCs w:val="20"/>
        </w:rPr>
        <w:t>KYC (</w:t>
      </w:r>
      <w:r w:rsidRPr="00A646BE">
        <w:rPr>
          <w:rFonts w:asciiTheme="minorHAnsi" w:hAnsiTheme="minorHAnsi" w:cstheme="minorHAnsi"/>
          <w:sz w:val="20"/>
          <w:szCs w:val="20"/>
        </w:rPr>
        <w:t>Merchant Name, Location, Address, Bank Account details)</w:t>
      </w:r>
      <w:r w:rsidR="00633456" w:rsidRPr="00A646BE">
        <w:rPr>
          <w:rFonts w:asciiTheme="minorHAnsi" w:hAnsiTheme="minorHAnsi" w:cstheme="minorHAnsi"/>
          <w:sz w:val="20"/>
          <w:szCs w:val="20"/>
        </w:rPr>
        <w:t xml:space="preserve"> of the Merchant</w:t>
      </w:r>
    </w:p>
    <w:p w14:paraId="371A84C5" w14:textId="005D773F" w:rsidR="00633456" w:rsidRPr="00A646BE" w:rsidRDefault="00633456" w:rsidP="00DD197A">
      <w:pPr>
        <w:pStyle w:val="ListParagraph"/>
        <w:numPr>
          <w:ilvl w:val="0"/>
          <w:numId w:val="44"/>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 xml:space="preserve">Merchant </w:t>
      </w:r>
      <w:r w:rsidR="006158D3" w:rsidRPr="00A646BE">
        <w:rPr>
          <w:rFonts w:asciiTheme="minorHAnsi" w:hAnsiTheme="minorHAnsi" w:cstheme="minorHAnsi"/>
          <w:sz w:val="20"/>
          <w:szCs w:val="20"/>
        </w:rPr>
        <w:t xml:space="preserve">opts </w:t>
      </w:r>
      <w:r w:rsidRPr="00A646BE">
        <w:rPr>
          <w:rFonts w:asciiTheme="minorHAnsi" w:hAnsiTheme="minorHAnsi" w:cstheme="minorHAnsi"/>
          <w:sz w:val="20"/>
          <w:szCs w:val="20"/>
        </w:rPr>
        <w:t>particular cards based on the business needs. Few of the cards are available by default and Merchant needs to give request for other cards</w:t>
      </w:r>
    </w:p>
    <w:p w14:paraId="0F644DDD" w14:textId="77777777" w:rsidR="00633456" w:rsidRPr="00A646BE" w:rsidRDefault="00633456" w:rsidP="00DD197A">
      <w:pPr>
        <w:pStyle w:val="ListParagraph"/>
        <w:numPr>
          <w:ilvl w:val="1"/>
          <w:numId w:val="44"/>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Master Visa - Default</w:t>
      </w:r>
    </w:p>
    <w:p w14:paraId="160BD807" w14:textId="77777777" w:rsidR="00633456" w:rsidRPr="00A646BE" w:rsidRDefault="00633456" w:rsidP="00DD197A">
      <w:pPr>
        <w:pStyle w:val="ListParagraph"/>
        <w:numPr>
          <w:ilvl w:val="1"/>
          <w:numId w:val="44"/>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Rupay - Default</w:t>
      </w:r>
    </w:p>
    <w:p w14:paraId="5F6B359F" w14:textId="77777777" w:rsidR="00633456" w:rsidRPr="00A646BE" w:rsidRDefault="00633456" w:rsidP="00DD197A">
      <w:pPr>
        <w:pStyle w:val="ListParagraph"/>
        <w:numPr>
          <w:ilvl w:val="1"/>
          <w:numId w:val="44"/>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Master Card</w:t>
      </w:r>
    </w:p>
    <w:p w14:paraId="2EF4EDA1" w14:textId="77777777" w:rsidR="00633456" w:rsidRPr="00A646BE" w:rsidRDefault="00633456" w:rsidP="00DD197A">
      <w:pPr>
        <w:pStyle w:val="ListParagraph"/>
        <w:numPr>
          <w:ilvl w:val="1"/>
          <w:numId w:val="44"/>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Amex Card</w:t>
      </w:r>
    </w:p>
    <w:p w14:paraId="4ED36BA9" w14:textId="77777777" w:rsidR="00633456" w:rsidRPr="00A646BE" w:rsidRDefault="00633456" w:rsidP="00DD197A">
      <w:pPr>
        <w:pStyle w:val="ListParagraph"/>
        <w:numPr>
          <w:ilvl w:val="0"/>
          <w:numId w:val="44"/>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Technical Team creates MID, TID and Merchant Profile</w:t>
      </w:r>
    </w:p>
    <w:p w14:paraId="1FD61D2B" w14:textId="6B759E16" w:rsidR="00633456" w:rsidRPr="00A646BE" w:rsidRDefault="00633456" w:rsidP="00DD197A">
      <w:pPr>
        <w:pStyle w:val="ListParagraph"/>
        <w:numPr>
          <w:ilvl w:val="0"/>
          <w:numId w:val="44"/>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 xml:space="preserve">Merchant Profile is a </w:t>
      </w:r>
      <w:r w:rsidR="00FD5625" w:rsidRPr="00A646BE">
        <w:rPr>
          <w:rFonts w:asciiTheme="minorHAnsi" w:hAnsiTheme="minorHAnsi" w:cstheme="minorHAnsi"/>
          <w:sz w:val="20"/>
          <w:szCs w:val="20"/>
        </w:rPr>
        <w:t>3–4-page</w:t>
      </w:r>
      <w:r w:rsidRPr="00A646BE">
        <w:rPr>
          <w:rFonts w:asciiTheme="minorHAnsi" w:hAnsiTheme="minorHAnsi" w:cstheme="minorHAnsi"/>
          <w:sz w:val="20"/>
          <w:szCs w:val="20"/>
        </w:rPr>
        <w:t xml:space="preserve"> document with Merchant </w:t>
      </w:r>
      <w:r w:rsidR="00FD5625" w:rsidRPr="00A646BE">
        <w:rPr>
          <w:rFonts w:asciiTheme="minorHAnsi" w:hAnsiTheme="minorHAnsi" w:cstheme="minorHAnsi"/>
          <w:sz w:val="20"/>
          <w:szCs w:val="20"/>
        </w:rPr>
        <w:t>Details (</w:t>
      </w:r>
      <w:r w:rsidRPr="00A646BE">
        <w:rPr>
          <w:rFonts w:asciiTheme="minorHAnsi" w:hAnsiTheme="minorHAnsi" w:cstheme="minorHAnsi"/>
          <w:sz w:val="20"/>
          <w:szCs w:val="20"/>
        </w:rPr>
        <w:t>Name, Address, Bank Account details where amount will go after settlement, MID, TID, which functionality is approved for this merchant). This is software page. Each Bank will have few lakhs of merchants and that many profile pages</w:t>
      </w:r>
      <w:r w:rsidR="004A255B" w:rsidRPr="00A646BE">
        <w:rPr>
          <w:rFonts w:asciiTheme="minorHAnsi" w:hAnsiTheme="minorHAnsi" w:cstheme="minorHAnsi"/>
          <w:sz w:val="20"/>
          <w:szCs w:val="20"/>
        </w:rPr>
        <w:t xml:space="preserve"> are created</w:t>
      </w:r>
      <w:r w:rsidRPr="00A646BE">
        <w:rPr>
          <w:rFonts w:asciiTheme="minorHAnsi" w:hAnsiTheme="minorHAnsi" w:cstheme="minorHAnsi"/>
          <w:sz w:val="20"/>
          <w:szCs w:val="20"/>
        </w:rPr>
        <w:t>.</w:t>
      </w:r>
    </w:p>
    <w:p w14:paraId="7429CE3D" w14:textId="2815FB2B" w:rsidR="00633456" w:rsidRPr="00A646BE" w:rsidRDefault="00633456" w:rsidP="00DD197A">
      <w:pPr>
        <w:pStyle w:val="ListParagraph"/>
        <w:numPr>
          <w:ilvl w:val="0"/>
          <w:numId w:val="44"/>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Bank sends the case</w:t>
      </w:r>
      <w:r w:rsidR="004A255B" w:rsidRPr="00A646BE">
        <w:rPr>
          <w:rFonts w:asciiTheme="minorHAnsi" w:hAnsiTheme="minorHAnsi" w:cstheme="minorHAnsi"/>
          <w:sz w:val="20"/>
          <w:szCs w:val="20"/>
        </w:rPr>
        <w:t>s</w:t>
      </w:r>
      <w:r w:rsidRPr="00A646BE">
        <w:rPr>
          <w:rFonts w:asciiTheme="minorHAnsi" w:hAnsiTheme="minorHAnsi" w:cstheme="minorHAnsi"/>
          <w:sz w:val="20"/>
          <w:szCs w:val="20"/>
        </w:rPr>
        <w:t xml:space="preserve"> to IDSPL for installation of the device at the Merchant location</w:t>
      </w:r>
    </w:p>
    <w:p w14:paraId="02D9EF47" w14:textId="77777777" w:rsidR="00633456" w:rsidRPr="00A646BE" w:rsidRDefault="00633456" w:rsidP="00DD197A">
      <w:pPr>
        <w:pStyle w:val="ListParagraph"/>
        <w:numPr>
          <w:ilvl w:val="0"/>
          <w:numId w:val="44"/>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IDSPL assigns the case to FSE for installation of the device at the Merchant location</w:t>
      </w:r>
    </w:p>
    <w:p w14:paraId="5EF0FC55" w14:textId="1A3EA1DD" w:rsidR="006158D3" w:rsidRDefault="006158D3" w:rsidP="00DD197A">
      <w:pPr>
        <w:pStyle w:val="ListParagraph"/>
        <w:numPr>
          <w:ilvl w:val="0"/>
          <w:numId w:val="44"/>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FSE visits the Merchant location for installation of the POS Terminal</w:t>
      </w:r>
    </w:p>
    <w:p w14:paraId="6FD4561A" w14:textId="04CDB86E" w:rsidR="00FD5625" w:rsidRDefault="00FD5625" w:rsidP="00FD5625">
      <w:pPr>
        <w:spacing w:after="0" w:line="0" w:lineRule="atLeast"/>
        <w:rPr>
          <w:rFonts w:asciiTheme="minorHAnsi" w:hAnsiTheme="minorHAnsi" w:cstheme="minorHAnsi"/>
          <w:sz w:val="20"/>
          <w:szCs w:val="20"/>
        </w:rPr>
      </w:pPr>
    </w:p>
    <w:p w14:paraId="632902DD" w14:textId="77777777" w:rsidR="00FD5625" w:rsidRPr="00FD5625" w:rsidRDefault="00FD5625" w:rsidP="00FD5625">
      <w:pPr>
        <w:spacing w:after="0" w:line="0" w:lineRule="atLeast"/>
        <w:rPr>
          <w:rFonts w:asciiTheme="minorHAnsi" w:hAnsiTheme="minorHAnsi" w:cstheme="minorHAnsi"/>
          <w:sz w:val="20"/>
          <w:szCs w:val="20"/>
        </w:rPr>
      </w:pPr>
    </w:p>
    <w:p w14:paraId="5C8170F2" w14:textId="77777777" w:rsidR="00633456" w:rsidRPr="00A646BE" w:rsidRDefault="00633456" w:rsidP="00DD197A">
      <w:pPr>
        <w:pStyle w:val="ListParagraph"/>
        <w:numPr>
          <w:ilvl w:val="0"/>
          <w:numId w:val="44"/>
        </w:numPr>
        <w:spacing w:after="0" w:line="0" w:lineRule="atLeast"/>
        <w:rPr>
          <w:rFonts w:asciiTheme="minorHAnsi" w:hAnsiTheme="minorHAnsi" w:cstheme="minorHAnsi"/>
          <w:b/>
          <w:bCs/>
          <w:sz w:val="20"/>
          <w:szCs w:val="20"/>
        </w:rPr>
      </w:pPr>
      <w:r w:rsidRPr="00A646BE">
        <w:rPr>
          <w:rFonts w:asciiTheme="minorHAnsi" w:hAnsiTheme="minorHAnsi" w:cstheme="minorHAnsi"/>
          <w:b/>
          <w:bCs/>
          <w:sz w:val="20"/>
          <w:szCs w:val="20"/>
        </w:rPr>
        <w:lastRenderedPageBreak/>
        <w:t>POS Device Configuration/Initialization:</w:t>
      </w:r>
    </w:p>
    <w:p w14:paraId="27971CC9" w14:textId="6B380024" w:rsidR="001D3C8F" w:rsidRPr="00A646BE" w:rsidRDefault="001D3C8F" w:rsidP="00DD197A">
      <w:pPr>
        <w:pStyle w:val="ListParagraph"/>
        <w:numPr>
          <w:ilvl w:val="1"/>
          <w:numId w:val="44"/>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FSE configure Communication Parameters (Dial-in number, APN/Destination IP) on the POS Terminal. Bank provides configuration file to IDSPL.</w:t>
      </w:r>
    </w:p>
    <w:p w14:paraId="6CD6EA60" w14:textId="375FCD40" w:rsidR="00633456" w:rsidRPr="00A646BE" w:rsidRDefault="00633456" w:rsidP="00DD197A">
      <w:pPr>
        <w:pStyle w:val="ListParagraph"/>
        <w:numPr>
          <w:ilvl w:val="1"/>
          <w:numId w:val="44"/>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TID</w:t>
      </w:r>
      <w:r w:rsidR="00FD5625">
        <w:rPr>
          <w:rFonts w:asciiTheme="minorHAnsi" w:hAnsiTheme="minorHAnsi" w:cstheme="minorHAnsi"/>
          <w:sz w:val="20"/>
          <w:szCs w:val="20"/>
        </w:rPr>
        <w:t xml:space="preserve"> </w:t>
      </w:r>
      <w:r w:rsidRPr="00A646BE">
        <w:rPr>
          <w:rFonts w:asciiTheme="minorHAnsi" w:hAnsiTheme="minorHAnsi" w:cstheme="minorHAnsi"/>
          <w:sz w:val="20"/>
          <w:szCs w:val="20"/>
        </w:rPr>
        <w:t xml:space="preserve">(Terminal ID) is assigned to POS device by Bank. This </w:t>
      </w:r>
      <w:r w:rsidR="00E0634C" w:rsidRPr="00A646BE">
        <w:rPr>
          <w:rFonts w:asciiTheme="minorHAnsi" w:hAnsiTheme="minorHAnsi" w:cstheme="minorHAnsi"/>
          <w:sz w:val="20"/>
          <w:szCs w:val="20"/>
        </w:rPr>
        <w:t>i</w:t>
      </w:r>
      <w:r w:rsidRPr="00A646BE">
        <w:rPr>
          <w:rFonts w:asciiTheme="minorHAnsi" w:hAnsiTheme="minorHAnsi" w:cstheme="minorHAnsi"/>
          <w:sz w:val="20"/>
          <w:szCs w:val="20"/>
        </w:rPr>
        <w:t>s Index No</w:t>
      </w:r>
      <w:r w:rsidR="001D3C8F" w:rsidRPr="00A646BE">
        <w:rPr>
          <w:rFonts w:asciiTheme="minorHAnsi" w:hAnsiTheme="minorHAnsi" w:cstheme="minorHAnsi"/>
          <w:sz w:val="20"/>
          <w:szCs w:val="20"/>
        </w:rPr>
        <w:t xml:space="preserve"> for particular Merchant</w:t>
      </w:r>
    </w:p>
    <w:p w14:paraId="0BEA4563" w14:textId="089F23CA" w:rsidR="00633456" w:rsidRPr="00A646BE" w:rsidRDefault="001D3C8F" w:rsidP="00DD197A">
      <w:pPr>
        <w:pStyle w:val="ListParagraph"/>
        <w:numPr>
          <w:ilvl w:val="1"/>
          <w:numId w:val="44"/>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M</w:t>
      </w:r>
      <w:r w:rsidR="00633456" w:rsidRPr="00A646BE">
        <w:rPr>
          <w:rFonts w:asciiTheme="minorHAnsi" w:hAnsiTheme="minorHAnsi" w:cstheme="minorHAnsi"/>
          <w:sz w:val="20"/>
          <w:szCs w:val="20"/>
        </w:rPr>
        <w:t xml:space="preserve">odel mentioned in the Docket </w:t>
      </w:r>
      <w:r w:rsidRPr="00A646BE">
        <w:rPr>
          <w:rFonts w:asciiTheme="minorHAnsi" w:hAnsiTheme="minorHAnsi" w:cstheme="minorHAnsi"/>
          <w:sz w:val="20"/>
          <w:szCs w:val="20"/>
        </w:rPr>
        <w:t xml:space="preserve">is </w:t>
      </w:r>
      <w:r w:rsidR="00633456" w:rsidRPr="00A646BE">
        <w:rPr>
          <w:rFonts w:asciiTheme="minorHAnsi" w:hAnsiTheme="minorHAnsi" w:cstheme="minorHAnsi"/>
          <w:sz w:val="20"/>
          <w:szCs w:val="20"/>
        </w:rPr>
        <w:t>installed at merchant location. Each model will have different rentals.</w:t>
      </w:r>
    </w:p>
    <w:p w14:paraId="357498A5" w14:textId="36D04283" w:rsidR="00633456" w:rsidRPr="00A646BE" w:rsidRDefault="00633456" w:rsidP="00DD197A">
      <w:pPr>
        <w:pStyle w:val="ListParagraph"/>
        <w:numPr>
          <w:ilvl w:val="1"/>
          <w:numId w:val="44"/>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FSE need to configure the Device with TID this nothing but signing in with unique Username and password. Configuration means initialization of the POS Device with Merchant Profile using profile page which is downloaded from Bank server based on the TID. This is called Profile download.</w:t>
      </w:r>
    </w:p>
    <w:p w14:paraId="5510B5D3" w14:textId="43006AE9" w:rsidR="00633456" w:rsidRPr="00A646BE" w:rsidRDefault="00633456" w:rsidP="00DD197A">
      <w:pPr>
        <w:pStyle w:val="ListParagraph"/>
        <w:numPr>
          <w:ilvl w:val="1"/>
          <w:numId w:val="44"/>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 xml:space="preserve">In some cases, initialization can be done in advance and </w:t>
      </w:r>
      <w:r w:rsidR="00E0634C" w:rsidRPr="00A646BE">
        <w:rPr>
          <w:rFonts w:asciiTheme="minorHAnsi" w:hAnsiTheme="minorHAnsi" w:cstheme="minorHAnsi"/>
          <w:sz w:val="20"/>
          <w:szCs w:val="20"/>
        </w:rPr>
        <w:t xml:space="preserve">the </w:t>
      </w:r>
      <w:r w:rsidRPr="00A646BE">
        <w:rPr>
          <w:rFonts w:asciiTheme="minorHAnsi" w:hAnsiTheme="minorHAnsi" w:cstheme="minorHAnsi"/>
          <w:sz w:val="20"/>
          <w:szCs w:val="20"/>
        </w:rPr>
        <w:t>terminal is setup at particular merchant</w:t>
      </w:r>
      <w:r w:rsidR="00E0634C" w:rsidRPr="00A646BE">
        <w:rPr>
          <w:rFonts w:asciiTheme="minorHAnsi" w:hAnsiTheme="minorHAnsi" w:cstheme="minorHAnsi"/>
          <w:sz w:val="20"/>
          <w:szCs w:val="20"/>
        </w:rPr>
        <w:t xml:space="preserve"> location.</w:t>
      </w:r>
    </w:p>
    <w:p w14:paraId="7D1C4F38" w14:textId="423EF703" w:rsidR="00633456" w:rsidRPr="00A646BE" w:rsidRDefault="00633456" w:rsidP="00DD197A">
      <w:pPr>
        <w:pStyle w:val="ListParagraph"/>
        <w:numPr>
          <w:ilvl w:val="0"/>
          <w:numId w:val="44"/>
        </w:numPr>
        <w:spacing w:after="0" w:line="0" w:lineRule="atLeast"/>
        <w:rPr>
          <w:rFonts w:asciiTheme="minorHAnsi" w:hAnsiTheme="minorHAnsi" w:cstheme="minorHAnsi"/>
          <w:sz w:val="20"/>
          <w:szCs w:val="20"/>
        </w:rPr>
      </w:pPr>
      <w:r w:rsidRPr="00A646BE">
        <w:rPr>
          <w:rFonts w:asciiTheme="minorHAnsi" w:hAnsiTheme="minorHAnsi" w:cstheme="minorHAnsi"/>
          <w:b/>
          <w:bCs/>
          <w:sz w:val="20"/>
          <w:szCs w:val="20"/>
        </w:rPr>
        <w:t>Settlement</w:t>
      </w:r>
      <w:r w:rsidRPr="00A646BE">
        <w:rPr>
          <w:rFonts w:asciiTheme="minorHAnsi" w:hAnsiTheme="minorHAnsi" w:cstheme="minorHAnsi"/>
          <w:sz w:val="20"/>
          <w:szCs w:val="20"/>
        </w:rPr>
        <w:t xml:space="preserve">: At the EOD, POS Terminal reconciles all the transactions of the day and sends as a batch transaction to Bank then the POS Terminal becomes blank. </w:t>
      </w:r>
      <w:r w:rsidR="00E0634C" w:rsidRPr="00A646BE">
        <w:rPr>
          <w:rFonts w:asciiTheme="minorHAnsi" w:hAnsiTheme="minorHAnsi" w:cstheme="minorHAnsi"/>
          <w:sz w:val="20"/>
          <w:szCs w:val="20"/>
        </w:rPr>
        <w:t>The settlement amount is credited to Bank details provided by the Merchant.</w:t>
      </w:r>
    </w:p>
    <w:p w14:paraId="3B340418" w14:textId="77777777" w:rsidR="00633456" w:rsidRPr="00A646BE" w:rsidRDefault="00633456" w:rsidP="00633456">
      <w:pPr>
        <w:spacing w:after="0" w:line="0" w:lineRule="atLeast"/>
        <w:rPr>
          <w:rFonts w:asciiTheme="minorHAnsi" w:hAnsiTheme="minorHAnsi" w:cstheme="minorHAnsi"/>
          <w:b/>
          <w:bCs/>
          <w:sz w:val="20"/>
          <w:szCs w:val="20"/>
        </w:rPr>
      </w:pPr>
    </w:p>
    <w:p w14:paraId="5E2D7D5D" w14:textId="1149334F" w:rsidR="00037752" w:rsidRPr="00A646BE" w:rsidRDefault="009E6FE0" w:rsidP="0028738B">
      <w:pPr>
        <w:pStyle w:val="ListParagraph"/>
        <w:numPr>
          <w:ilvl w:val="0"/>
          <w:numId w:val="43"/>
        </w:numPr>
        <w:spacing w:after="0" w:line="0" w:lineRule="atLeast"/>
        <w:rPr>
          <w:rFonts w:asciiTheme="minorHAnsi" w:hAnsiTheme="minorHAnsi" w:cstheme="minorHAnsi"/>
          <w:b/>
          <w:bCs/>
          <w:sz w:val="20"/>
          <w:szCs w:val="20"/>
        </w:rPr>
      </w:pPr>
      <w:r w:rsidRPr="00A646BE">
        <w:rPr>
          <w:rFonts w:asciiTheme="minorHAnsi" w:hAnsiTheme="minorHAnsi" w:cstheme="minorHAnsi"/>
          <w:b/>
          <w:bCs/>
          <w:sz w:val="20"/>
          <w:szCs w:val="20"/>
        </w:rPr>
        <w:t xml:space="preserve">Uploading of Case file and </w:t>
      </w:r>
      <w:r w:rsidR="00037752" w:rsidRPr="00A646BE">
        <w:rPr>
          <w:rFonts w:asciiTheme="minorHAnsi" w:hAnsiTheme="minorHAnsi" w:cstheme="minorHAnsi"/>
          <w:b/>
          <w:bCs/>
          <w:sz w:val="20"/>
          <w:szCs w:val="20"/>
        </w:rPr>
        <w:t>Filtering the daily cases</w:t>
      </w:r>
    </w:p>
    <w:p w14:paraId="776AE056" w14:textId="5B4A2FC5" w:rsidR="00633456" w:rsidRPr="00A646BE" w:rsidRDefault="00633456" w:rsidP="00633456">
      <w:pPr>
        <w:spacing w:after="0" w:line="0" w:lineRule="atLeast"/>
        <w:rPr>
          <w:rFonts w:asciiTheme="minorHAnsi" w:hAnsiTheme="minorHAnsi" w:cstheme="minorHAnsi"/>
          <w:b/>
          <w:bCs/>
          <w:sz w:val="20"/>
          <w:szCs w:val="20"/>
        </w:rPr>
      </w:pPr>
    </w:p>
    <w:p w14:paraId="05EF7A67" w14:textId="20CCEE26" w:rsidR="00CE700D" w:rsidRPr="00A646BE" w:rsidRDefault="009E6FE0" w:rsidP="00CE700D">
      <w:pPr>
        <w:spacing w:line="0" w:lineRule="atLeast"/>
        <w:ind w:firstLine="720"/>
        <w:rPr>
          <w:rFonts w:asciiTheme="minorHAnsi" w:hAnsiTheme="minorHAnsi" w:cstheme="minorHAnsi"/>
          <w:b/>
          <w:bCs/>
          <w:sz w:val="20"/>
          <w:szCs w:val="20"/>
        </w:rPr>
      </w:pPr>
      <w:r w:rsidRPr="00A646BE">
        <w:rPr>
          <w:rFonts w:asciiTheme="minorHAnsi" w:hAnsiTheme="minorHAnsi" w:cstheme="minorHAnsi"/>
          <w:b/>
          <w:bCs/>
          <w:sz w:val="20"/>
          <w:szCs w:val="20"/>
        </w:rPr>
        <w:t xml:space="preserve">Uploading of Case file and </w:t>
      </w:r>
      <w:r w:rsidR="00CE700D" w:rsidRPr="00A646BE">
        <w:rPr>
          <w:rFonts w:asciiTheme="minorHAnsi" w:hAnsiTheme="minorHAnsi" w:cstheme="minorHAnsi"/>
          <w:b/>
          <w:bCs/>
          <w:sz w:val="20"/>
          <w:szCs w:val="20"/>
        </w:rPr>
        <w:t>Filtering the daily cases – Flow Chart</w:t>
      </w:r>
    </w:p>
    <w:p w14:paraId="4F3778B7" w14:textId="619B4CF8" w:rsidR="00CE700D" w:rsidRPr="00A646BE" w:rsidRDefault="00A03B94" w:rsidP="00CE700D">
      <w:pPr>
        <w:spacing w:line="0" w:lineRule="atLeast"/>
        <w:ind w:left="1440" w:firstLine="720"/>
        <w:rPr>
          <w:rFonts w:asciiTheme="minorHAnsi" w:hAnsiTheme="minorHAnsi" w:cstheme="minorHAnsi"/>
          <w:b/>
          <w:bCs/>
          <w:sz w:val="20"/>
          <w:szCs w:val="20"/>
        </w:rPr>
      </w:pPr>
      <w:r w:rsidRPr="00A646BE">
        <w:rPr>
          <w:rFonts w:asciiTheme="minorHAnsi" w:hAnsiTheme="minorHAnsi" w:cstheme="minorHAnsi"/>
          <w:b/>
          <w:bCs/>
          <w:noProof/>
          <w:sz w:val="20"/>
          <w:szCs w:val="20"/>
          <w:lang w:val="en-IN" w:eastAsia="en-IN"/>
        </w:rPr>
        <w:drawing>
          <wp:inline distT="0" distB="0" distL="0" distR="0" wp14:anchorId="4A68A50D" wp14:editId="2B5C696D">
            <wp:extent cx="2046185" cy="387667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49330" cy="3882634"/>
                    </a:xfrm>
                    <a:prstGeom prst="rect">
                      <a:avLst/>
                    </a:prstGeom>
                    <a:noFill/>
                    <a:ln>
                      <a:noFill/>
                    </a:ln>
                  </pic:spPr>
                </pic:pic>
              </a:graphicData>
            </a:graphic>
          </wp:inline>
        </w:drawing>
      </w:r>
    </w:p>
    <w:p w14:paraId="1E1EE045" w14:textId="4895FE88" w:rsidR="00CE700D" w:rsidRPr="00A646BE" w:rsidRDefault="00CE700D" w:rsidP="00CE700D">
      <w:pPr>
        <w:spacing w:line="0" w:lineRule="atLeast"/>
        <w:rPr>
          <w:rFonts w:asciiTheme="minorHAnsi" w:hAnsiTheme="minorHAnsi" w:cstheme="minorHAnsi"/>
          <w:b/>
          <w:bCs/>
          <w:sz w:val="20"/>
          <w:szCs w:val="20"/>
        </w:rPr>
      </w:pPr>
    </w:p>
    <w:p w14:paraId="7290AD62" w14:textId="27A632F3" w:rsidR="00CE700D" w:rsidRPr="00A646BE" w:rsidRDefault="0012084B" w:rsidP="00CE6E67">
      <w:pPr>
        <w:spacing w:after="0" w:line="0" w:lineRule="atLeast"/>
        <w:rPr>
          <w:rFonts w:asciiTheme="minorHAnsi" w:hAnsiTheme="minorHAnsi" w:cstheme="minorHAnsi"/>
          <w:b/>
          <w:bCs/>
          <w:sz w:val="20"/>
          <w:szCs w:val="20"/>
        </w:rPr>
      </w:pPr>
      <w:r w:rsidRPr="00A646BE">
        <w:rPr>
          <w:rFonts w:asciiTheme="minorHAnsi" w:hAnsiTheme="minorHAnsi" w:cstheme="minorHAnsi"/>
          <w:b/>
          <w:bCs/>
          <w:sz w:val="20"/>
          <w:szCs w:val="20"/>
        </w:rPr>
        <w:t>Uploading of Case file</w:t>
      </w:r>
      <w:r w:rsidR="006D644D" w:rsidRPr="00A646BE">
        <w:rPr>
          <w:rFonts w:asciiTheme="minorHAnsi" w:hAnsiTheme="minorHAnsi" w:cstheme="minorHAnsi"/>
          <w:b/>
          <w:bCs/>
          <w:sz w:val="20"/>
          <w:szCs w:val="20"/>
        </w:rPr>
        <w:t>s</w:t>
      </w:r>
      <w:r w:rsidRPr="00A646BE">
        <w:rPr>
          <w:rFonts w:asciiTheme="minorHAnsi" w:hAnsiTheme="minorHAnsi" w:cstheme="minorHAnsi"/>
          <w:b/>
          <w:bCs/>
          <w:sz w:val="20"/>
          <w:szCs w:val="20"/>
        </w:rPr>
        <w:t xml:space="preserve"> and </w:t>
      </w:r>
      <w:r w:rsidR="00CE700D" w:rsidRPr="00A646BE">
        <w:rPr>
          <w:rFonts w:asciiTheme="minorHAnsi" w:hAnsiTheme="minorHAnsi" w:cstheme="minorHAnsi"/>
          <w:b/>
          <w:bCs/>
          <w:sz w:val="20"/>
          <w:szCs w:val="20"/>
        </w:rPr>
        <w:t xml:space="preserve">Filtering </w:t>
      </w:r>
      <w:r w:rsidR="0054423F" w:rsidRPr="00A646BE">
        <w:rPr>
          <w:rFonts w:asciiTheme="minorHAnsi" w:hAnsiTheme="minorHAnsi" w:cstheme="minorHAnsi"/>
          <w:b/>
          <w:bCs/>
          <w:sz w:val="20"/>
          <w:szCs w:val="20"/>
        </w:rPr>
        <w:t xml:space="preserve">&amp; </w:t>
      </w:r>
      <w:r w:rsidR="006D644D" w:rsidRPr="00A646BE">
        <w:rPr>
          <w:rFonts w:asciiTheme="minorHAnsi" w:hAnsiTheme="minorHAnsi" w:cstheme="minorHAnsi"/>
          <w:b/>
          <w:bCs/>
          <w:sz w:val="20"/>
          <w:szCs w:val="20"/>
        </w:rPr>
        <w:t xml:space="preserve">Planning </w:t>
      </w:r>
      <w:r w:rsidRPr="00A646BE">
        <w:rPr>
          <w:rFonts w:asciiTheme="minorHAnsi" w:hAnsiTheme="minorHAnsi" w:cstheme="minorHAnsi"/>
          <w:b/>
          <w:bCs/>
          <w:sz w:val="20"/>
          <w:szCs w:val="20"/>
        </w:rPr>
        <w:t xml:space="preserve">of the Cases - </w:t>
      </w:r>
      <w:r w:rsidR="00CE700D" w:rsidRPr="00A646BE">
        <w:rPr>
          <w:rFonts w:asciiTheme="minorHAnsi" w:hAnsiTheme="minorHAnsi" w:cstheme="minorHAnsi"/>
          <w:b/>
          <w:bCs/>
          <w:sz w:val="20"/>
          <w:szCs w:val="20"/>
        </w:rPr>
        <w:t>Steps</w:t>
      </w:r>
    </w:p>
    <w:p w14:paraId="3BC42196" w14:textId="7151D87A" w:rsidR="009E6FE0" w:rsidRPr="00A646BE" w:rsidRDefault="009E6FE0" w:rsidP="0028738B">
      <w:pPr>
        <w:pStyle w:val="ListParagraph"/>
        <w:numPr>
          <w:ilvl w:val="0"/>
          <w:numId w:val="45"/>
        </w:numPr>
        <w:spacing w:line="0" w:lineRule="atLeast"/>
        <w:rPr>
          <w:rFonts w:asciiTheme="minorHAnsi" w:hAnsiTheme="minorHAnsi" w:cstheme="minorHAnsi"/>
          <w:sz w:val="20"/>
          <w:szCs w:val="20"/>
        </w:rPr>
      </w:pPr>
      <w:bookmarkStart w:id="37" w:name="_Hlk107160050"/>
      <w:bookmarkStart w:id="38" w:name="_Hlk107160079"/>
      <w:r w:rsidRPr="00A646BE">
        <w:rPr>
          <w:rFonts w:asciiTheme="minorHAnsi" w:hAnsiTheme="minorHAnsi" w:cstheme="minorHAnsi"/>
          <w:sz w:val="20"/>
          <w:szCs w:val="20"/>
        </w:rPr>
        <w:t xml:space="preserve">Banks send </w:t>
      </w:r>
      <w:r w:rsidR="006D47BF" w:rsidRPr="00A646BE">
        <w:rPr>
          <w:rFonts w:asciiTheme="minorHAnsi" w:hAnsiTheme="minorHAnsi" w:cstheme="minorHAnsi"/>
          <w:b/>
          <w:bCs/>
          <w:sz w:val="20"/>
          <w:szCs w:val="20"/>
        </w:rPr>
        <w:t xml:space="preserve">Daily </w:t>
      </w:r>
      <w:r w:rsidRPr="00A646BE">
        <w:rPr>
          <w:rFonts w:asciiTheme="minorHAnsi" w:hAnsiTheme="minorHAnsi" w:cstheme="minorHAnsi"/>
          <w:b/>
          <w:bCs/>
          <w:sz w:val="20"/>
          <w:szCs w:val="20"/>
        </w:rPr>
        <w:t>Case File</w:t>
      </w:r>
      <w:r w:rsidR="00FD5625">
        <w:rPr>
          <w:rFonts w:asciiTheme="minorHAnsi" w:hAnsiTheme="minorHAnsi" w:cstheme="minorHAnsi"/>
          <w:b/>
          <w:bCs/>
          <w:sz w:val="20"/>
          <w:szCs w:val="20"/>
        </w:rPr>
        <w:t xml:space="preserve"> </w:t>
      </w:r>
      <w:r w:rsidRPr="00A646BE">
        <w:rPr>
          <w:rFonts w:asciiTheme="minorHAnsi" w:hAnsiTheme="minorHAnsi" w:cstheme="minorHAnsi"/>
          <w:sz w:val="20"/>
          <w:szCs w:val="20"/>
        </w:rPr>
        <w:t>(File Name - Octopus) to IDSPL daily in the morning. This file is passive for IDSPL</w:t>
      </w:r>
      <w:r w:rsidR="0012084B" w:rsidRPr="00A646BE">
        <w:rPr>
          <w:rFonts w:asciiTheme="minorHAnsi" w:hAnsiTheme="minorHAnsi" w:cstheme="minorHAnsi"/>
          <w:sz w:val="20"/>
          <w:szCs w:val="20"/>
        </w:rPr>
        <w:t xml:space="preserve">. </w:t>
      </w:r>
    </w:p>
    <w:p w14:paraId="6E49584C" w14:textId="287E1FB4" w:rsidR="009E6FE0" w:rsidRPr="00A646BE" w:rsidRDefault="009E6FE0" w:rsidP="0028738B">
      <w:pPr>
        <w:pStyle w:val="ListParagraph"/>
        <w:numPr>
          <w:ilvl w:val="0"/>
          <w:numId w:val="45"/>
        </w:numPr>
        <w:spacing w:line="0" w:lineRule="atLeast"/>
        <w:rPr>
          <w:rFonts w:asciiTheme="minorHAnsi" w:hAnsiTheme="minorHAnsi" w:cstheme="minorHAnsi"/>
          <w:sz w:val="20"/>
          <w:szCs w:val="20"/>
        </w:rPr>
      </w:pPr>
      <w:r w:rsidRPr="00A646BE">
        <w:rPr>
          <w:rFonts w:asciiTheme="minorHAnsi" w:hAnsiTheme="minorHAnsi" w:cstheme="minorHAnsi"/>
          <w:sz w:val="20"/>
          <w:szCs w:val="20"/>
        </w:rPr>
        <w:t xml:space="preserve">This file is uploaded to CRM system.  Cases are Filtered which </w:t>
      </w:r>
      <w:r w:rsidR="00FD5625" w:rsidRPr="00A646BE">
        <w:rPr>
          <w:rFonts w:asciiTheme="minorHAnsi" w:hAnsiTheme="minorHAnsi" w:cstheme="minorHAnsi"/>
          <w:sz w:val="20"/>
          <w:szCs w:val="20"/>
        </w:rPr>
        <w:t>must</w:t>
      </w:r>
      <w:r w:rsidRPr="00A646BE">
        <w:rPr>
          <w:rFonts w:asciiTheme="minorHAnsi" w:hAnsiTheme="minorHAnsi" w:cstheme="minorHAnsi"/>
          <w:sz w:val="20"/>
          <w:szCs w:val="20"/>
        </w:rPr>
        <w:t xml:space="preserve"> be planned and handled for the day.</w:t>
      </w:r>
    </w:p>
    <w:bookmarkEnd w:id="37"/>
    <w:p w14:paraId="7D46345A" w14:textId="40421C90" w:rsidR="003D1224" w:rsidRPr="00A646BE" w:rsidRDefault="003D1224" w:rsidP="0028738B">
      <w:pPr>
        <w:pStyle w:val="ListParagraph"/>
        <w:numPr>
          <w:ilvl w:val="0"/>
          <w:numId w:val="45"/>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 xml:space="preserve">Filtering of the cases are done based on the below given parameters and values of these parameters are configurable and provided in the Master file. </w:t>
      </w:r>
    </w:p>
    <w:p w14:paraId="59C2DA11" w14:textId="77777777" w:rsidR="003D1224" w:rsidRPr="00A646BE" w:rsidRDefault="003D1224" w:rsidP="0028738B">
      <w:pPr>
        <w:pStyle w:val="ListParagraph"/>
        <w:numPr>
          <w:ilvl w:val="1"/>
          <w:numId w:val="45"/>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Call_Category – STP: Pending case. NSTP: Problematic case</w:t>
      </w:r>
    </w:p>
    <w:p w14:paraId="2334ACFF" w14:textId="77777777" w:rsidR="003D1224" w:rsidRPr="00A646BE" w:rsidRDefault="003D1224" w:rsidP="0028738B">
      <w:pPr>
        <w:pStyle w:val="ListParagraph"/>
        <w:numPr>
          <w:ilvl w:val="1"/>
          <w:numId w:val="45"/>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Activity Tag – Installation, Deinstallation, Service_ call</w:t>
      </w:r>
    </w:p>
    <w:p w14:paraId="36DD7EEA" w14:textId="77777777" w:rsidR="003D1224" w:rsidRPr="00A646BE" w:rsidRDefault="003D1224" w:rsidP="0028738B">
      <w:pPr>
        <w:pStyle w:val="ListParagraph"/>
        <w:numPr>
          <w:ilvl w:val="1"/>
          <w:numId w:val="45"/>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Institution – Bank</w:t>
      </w:r>
    </w:p>
    <w:p w14:paraId="6A5AAD66" w14:textId="09930659" w:rsidR="003D1224" w:rsidRPr="00A646BE" w:rsidRDefault="003D1224" w:rsidP="0028738B">
      <w:pPr>
        <w:pStyle w:val="ListParagraph"/>
        <w:numPr>
          <w:ilvl w:val="1"/>
          <w:numId w:val="45"/>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Models – Deselect Mobile App, QR Code</w:t>
      </w:r>
      <w:r w:rsidR="00FD5625">
        <w:rPr>
          <w:rFonts w:asciiTheme="minorHAnsi" w:hAnsiTheme="minorHAnsi" w:cstheme="minorHAnsi"/>
          <w:sz w:val="20"/>
          <w:szCs w:val="20"/>
        </w:rPr>
        <w:t xml:space="preserve"> </w:t>
      </w:r>
      <w:r w:rsidRPr="00A646BE">
        <w:rPr>
          <w:rFonts w:asciiTheme="minorHAnsi" w:hAnsiTheme="minorHAnsi" w:cstheme="minorHAnsi"/>
          <w:sz w:val="20"/>
          <w:szCs w:val="20"/>
        </w:rPr>
        <w:t>(We might do or don’t do), Standee Paper, Static Paper</w:t>
      </w:r>
    </w:p>
    <w:p w14:paraId="33BB0C74" w14:textId="77777777" w:rsidR="003D1224" w:rsidRPr="00A646BE" w:rsidRDefault="003D1224" w:rsidP="0028738B">
      <w:pPr>
        <w:pStyle w:val="ListParagraph"/>
        <w:numPr>
          <w:ilvl w:val="1"/>
          <w:numId w:val="45"/>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lastRenderedPageBreak/>
        <w:t>Activity Code – deselect COURTESY VISIT and NCMC Activation Visit</w:t>
      </w:r>
    </w:p>
    <w:p w14:paraId="1E4CB686" w14:textId="01B30703" w:rsidR="003D1224" w:rsidRPr="00A646BE" w:rsidRDefault="003D1224" w:rsidP="000447E9">
      <w:pPr>
        <w:pStyle w:val="ListParagraph"/>
        <w:numPr>
          <w:ilvl w:val="0"/>
          <w:numId w:val="45"/>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CRM displays the cases</w:t>
      </w:r>
      <w:r w:rsidR="000447E9" w:rsidRPr="00A646BE">
        <w:rPr>
          <w:rFonts w:asciiTheme="minorHAnsi" w:hAnsiTheme="minorHAnsi" w:cstheme="minorHAnsi"/>
          <w:sz w:val="20"/>
          <w:szCs w:val="20"/>
        </w:rPr>
        <w:t xml:space="preserve"> in the multiples of 10, 20, 50</w:t>
      </w:r>
      <w:r w:rsidRPr="00A646BE">
        <w:rPr>
          <w:rFonts w:asciiTheme="minorHAnsi" w:hAnsiTheme="minorHAnsi" w:cstheme="minorHAnsi"/>
          <w:sz w:val="20"/>
          <w:szCs w:val="20"/>
        </w:rPr>
        <w:t xml:space="preserve"> in the screen</w:t>
      </w:r>
    </w:p>
    <w:p w14:paraId="5EDDF205" w14:textId="1AA42585" w:rsidR="003D1224" w:rsidRPr="00A646BE" w:rsidRDefault="003D1224" w:rsidP="0028738B">
      <w:pPr>
        <w:pStyle w:val="ListParagraph"/>
        <w:numPr>
          <w:ilvl w:val="0"/>
          <w:numId w:val="45"/>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User can download the filtered cases to excel file to destination location.</w:t>
      </w:r>
    </w:p>
    <w:p w14:paraId="26401CE9" w14:textId="68674285" w:rsidR="00167509" w:rsidRPr="00A646BE" w:rsidRDefault="00167509" w:rsidP="0028738B">
      <w:pPr>
        <w:pStyle w:val="ListParagraph"/>
        <w:numPr>
          <w:ilvl w:val="0"/>
          <w:numId w:val="45"/>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 xml:space="preserve">Case Management User can </w:t>
      </w:r>
      <w:r w:rsidR="00B36160" w:rsidRPr="00A646BE">
        <w:rPr>
          <w:rFonts w:asciiTheme="minorHAnsi" w:hAnsiTheme="minorHAnsi" w:cstheme="minorHAnsi"/>
          <w:sz w:val="20"/>
          <w:szCs w:val="20"/>
        </w:rPr>
        <w:t xml:space="preserve">do planning by </w:t>
      </w:r>
      <w:r w:rsidRPr="00A646BE">
        <w:rPr>
          <w:rFonts w:asciiTheme="minorHAnsi" w:hAnsiTheme="minorHAnsi" w:cstheme="minorHAnsi"/>
          <w:sz w:val="20"/>
          <w:szCs w:val="20"/>
        </w:rPr>
        <w:t>assign the cases to FSEs based on different parameters</w:t>
      </w:r>
      <w:r w:rsidR="00FD5625">
        <w:rPr>
          <w:rFonts w:asciiTheme="minorHAnsi" w:hAnsiTheme="minorHAnsi" w:cstheme="minorHAnsi"/>
          <w:sz w:val="20"/>
          <w:szCs w:val="20"/>
        </w:rPr>
        <w:t xml:space="preserve"> </w:t>
      </w:r>
      <w:r w:rsidRPr="00A646BE">
        <w:rPr>
          <w:rFonts w:asciiTheme="minorHAnsi" w:hAnsiTheme="minorHAnsi" w:cstheme="minorHAnsi"/>
          <w:sz w:val="20"/>
          <w:szCs w:val="20"/>
        </w:rPr>
        <w:t>(Pin code, Allocated Area etc)</w:t>
      </w:r>
      <w:r w:rsidR="00B36160" w:rsidRPr="00A646BE">
        <w:rPr>
          <w:rFonts w:asciiTheme="minorHAnsi" w:hAnsiTheme="minorHAnsi" w:cstheme="minorHAnsi"/>
          <w:sz w:val="20"/>
          <w:szCs w:val="20"/>
        </w:rPr>
        <w:t xml:space="preserve"> and fixing the Planned Date.</w:t>
      </w:r>
    </w:p>
    <w:p w14:paraId="1E20A5E8" w14:textId="77777777" w:rsidR="000447E9" w:rsidRPr="00A646BE" w:rsidRDefault="000447E9" w:rsidP="000447E9">
      <w:pPr>
        <w:pStyle w:val="ListParagraph"/>
        <w:numPr>
          <w:ilvl w:val="0"/>
          <w:numId w:val="45"/>
        </w:numPr>
        <w:spacing w:line="0" w:lineRule="atLeast"/>
        <w:rPr>
          <w:rFonts w:asciiTheme="minorHAnsi" w:hAnsiTheme="minorHAnsi" w:cstheme="minorHAnsi"/>
          <w:sz w:val="20"/>
          <w:szCs w:val="20"/>
        </w:rPr>
      </w:pPr>
      <w:r w:rsidRPr="00A646BE">
        <w:rPr>
          <w:rFonts w:asciiTheme="minorHAnsi" w:hAnsiTheme="minorHAnsi" w:cstheme="minorHAnsi"/>
          <w:sz w:val="20"/>
          <w:szCs w:val="20"/>
        </w:rPr>
        <w:t xml:space="preserve">Proactive Case File: In the month beginning Banks send the </w:t>
      </w:r>
      <w:r w:rsidRPr="00A646BE">
        <w:rPr>
          <w:rFonts w:asciiTheme="minorHAnsi" w:hAnsiTheme="minorHAnsi" w:cstheme="minorHAnsi"/>
          <w:b/>
          <w:bCs/>
          <w:sz w:val="20"/>
          <w:szCs w:val="20"/>
        </w:rPr>
        <w:t>Proactive case</w:t>
      </w:r>
      <w:r w:rsidRPr="00A646BE">
        <w:rPr>
          <w:rFonts w:asciiTheme="minorHAnsi" w:hAnsiTheme="minorHAnsi" w:cstheme="minorHAnsi"/>
          <w:sz w:val="20"/>
          <w:szCs w:val="20"/>
        </w:rPr>
        <w:t xml:space="preserve"> file which contains the Cases with Call Category for distributing the Paper Rolls. These cases are created based on the number of transactions performed by Merchants. Banks decide to distribute the Paper Rolls in advance to Merchants which avoids Merchants to raise the request for Paper Rolls.</w:t>
      </w:r>
    </w:p>
    <w:p w14:paraId="65D1F1A2" w14:textId="0F08D7A4" w:rsidR="000447E9" w:rsidRPr="00A646BE" w:rsidRDefault="000447E9" w:rsidP="000447E9">
      <w:pPr>
        <w:pStyle w:val="ListParagraph"/>
        <w:numPr>
          <w:ilvl w:val="0"/>
          <w:numId w:val="45"/>
        </w:numPr>
        <w:spacing w:line="0" w:lineRule="atLeast"/>
        <w:rPr>
          <w:rFonts w:asciiTheme="minorHAnsi" w:hAnsiTheme="minorHAnsi" w:cstheme="minorHAnsi"/>
          <w:sz w:val="20"/>
          <w:szCs w:val="20"/>
        </w:rPr>
      </w:pPr>
      <w:r w:rsidRPr="00A646BE">
        <w:rPr>
          <w:rFonts w:asciiTheme="minorHAnsi" w:hAnsiTheme="minorHAnsi" w:cstheme="minorHAnsi"/>
          <w:sz w:val="20"/>
          <w:szCs w:val="20"/>
        </w:rPr>
        <w:t xml:space="preserve">Banks send </w:t>
      </w:r>
      <w:r w:rsidR="00FD5625" w:rsidRPr="00A646BE">
        <w:rPr>
          <w:rFonts w:asciiTheme="minorHAnsi" w:hAnsiTheme="minorHAnsi" w:cstheme="minorHAnsi"/>
          <w:sz w:val="20"/>
          <w:szCs w:val="20"/>
        </w:rPr>
        <w:t>mini–Octopus</w:t>
      </w:r>
      <w:r w:rsidRPr="00A646BE">
        <w:rPr>
          <w:rFonts w:asciiTheme="minorHAnsi" w:hAnsiTheme="minorHAnsi" w:cstheme="minorHAnsi"/>
          <w:b/>
          <w:bCs/>
          <w:sz w:val="20"/>
          <w:szCs w:val="20"/>
        </w:rPr>
        <w:t xml:space="preserve"> Daily Case File frequently</w:t>
      </w:r>
      <w:r w:rsidRPr="00A646BE">
        <w:rPr>
          <w:rFonts w:asciiTheme="minorHAnsi" w:hAnsiTheme="minorHAnsi" w:cstheme="minorHAnsi"/>
          <w:sz w:val="20"/>
          <w:szCs w:val="20"/>
        </w:rPr>
        <w:t xml:space="preserve"> to IDSPL </w:t>
      </w:r>
    </w:p>
    <w:p w14:paraId="349DA070" w14:textId="77777777" w:rsidR="000447E9" w:rsidRPr="00A646BE" w:rsidRDefault="000447E9" w:rsidP="000447E9">
      <w:pPr>
        <w:spacing w:after="0" w:line="0" w:lineRule="atLeast"/>
        <w:ind w:left="360"/>
        <w:rPr>
          <w:rFonts w:asciiTheme="minorHAnsi" w:hAnsiTheme="minorHAnsi" w:cstheme="minorHAnsi"/>
          <w:sz w:val="20"/>
          <w:szCs w:val="20"/>
        </w:rPr>
      </w:pPr>
    </w:p>
    <w:bookmarkEnd w:id="38"/>
    <w:p w14:paraId="6649123B" w14:textId="7BD73CDD" w:rsidR="00037752" w:rsidRPr="00A646BE" w:rsidRDefault="00037752" w:rsidP="0028738B">
      <w:pPr>
        <w:pStyle w:val="ListParagraph"/>
        <w:numPr>
          <w:ilvl w:val="0"/>
          <w:numId w:val="43"/>
        </w:numPr>
        <w:spacing w:after="0" w:line="0" w:lineRule="atLeast"/>
        <w:rPr>
          <w:rFonts w:asciiTheme="minorHAnsi" w:hAnsiTheme="minorHAnsi" w:cstheme="minorHAnsi"/>
          <w:b/>
          <w:bCs/>
          <w:sz w:val="20"/>
          <w:szCs w:val="20"/>
        </w:rPr>
      </w:pPr>
      <w:r w:rsidRPr="00A646BE">
        <w:rPr>
          <w:rFonts w:asciiTheme="minorHAnsi" w:hAnsiTheme="minorHAnsi" w:cstheme="minorHAnsi"/>
          <w:b/>
          <w:bCs/>
          <w:sz w:val="20"/>
          <w:szCs w:val="20"/>
        </w:rPr>
        <w:t>Case Management</w:t>
      </w:r>
    </w:p>
    <w:p w14:paraId="74B3BE5E" w14:textId="77777777" w:rsidR="00D70B88" w:rsidRPr="00A646BE" w:rsidRDefault="00D70B88" w:rsidP="003A7A12">
      <w:pPr>
        <w:spacing w:line="0" w:lineRule="atLeast"/>
        <w:ind w:left="360"/>
        <w:rPr>
          <w:rFonts w:asciiTheme="minorHAnsi" w:hAnsiTheme="minorHAnsi" w:cstheme="minorHAnsi"/>
          <w:sz w:val="20"/>
          <w:szCs w:val="20"/>
        </w:rPr>
      </w:pPr>
      <w:r w:rsidRPr="00A646BE">
        <w:rPr>
          <w:rFonts w:asciiTheme="minorHAnsi" w:hAnsiTheme="minorHAnsi" w:cstheme="minorHAnsi"/>
          <w:sz w:val="20"/>
          <w:szCs w:val="20"/>
        </w:rPr>
        <w:t>Banks send Case File to IDSPL daily in the morning. This file is uploaded to CRM system and filtering is done to select the cases which have to be planned and handled for the day. The cases are assigned to FSEs with planned date. Normally these cases will be any one of the categories Installation, Deinstallation, Service Call and Service Call Roll. FSE looks into cases and decide what infrastructure required for the day and accordingly collect the POS devices, Batteries, SIM Cards, Paper Rolls from the Inventory. FSE attends the cases of Merchants as per plan and updates the status of the cases in the Mobile App.</w:t>
      </w:r>
    </w:p>
    <w:p w14:paraId="0EAA054F" w14:textId="77777777" w:rsidR="00D70B88" w:rsidRPr="00A646BE" w:rsidRDefault="00D70B88" w:rsidP="003A7A12">
      <w:pPr>
        <w:spacing w:line="0" w:lineRule="atLeast"/>
        <w:ind w:left="360"/>
        <w:rPr>
          <w:rFonts w:asciiTheme="minorHAnsi" w:hAnsiTheme="minorHAnsi" w:cstheme="minorHAnsi"/>
          <w:b/>
          <w:bCs/>
          <w:sz w:val="20"/>
          <w:szCs w:val="20"/>
        </w:rPr>
      </w:pPr>
      <w:r w:rsidRPr="00A646BE">
        <w:rPr>
          <w:rFonts w:asciiTheme="minorHAnsi" w:hAnsiTheme="minorHAnsi" w:cstheme="minorHAnsi"/>
          <w:b/>
          <w:bCs/>
          <w:sz w:val="20"/>
          <w:szCs w:val="20"/>
        </w:rPr>
        <w:t>Case Management – Flow Chart</w:t>
      </w:r>
    </w:p>
    <w:p w14:paraId="14244F62" w14:textId="6F5FF74C" w:rsidR="00D70B88" w:rsidRPr="00A646BE" w:rsidRDefault="00D70B88" w:rsidP="00F02628">
      <w:pPr>
        <w:pStyle w:val="ListParagraph"/>
        <w:spacing w:line="0" w:lineRule="atLeast"/>
        <w:ind w:left="1440" w:firstLine="720"/>
        <w:rPr>
          <w:rFonts w:asciiTheme="minorHAnsi" w:hAnsiTheme="minorHAnsi" w:cstheme="minorHAnsi"/>
          <w:b/>
          <w:bCs/>
          <w:sz w:val="20"/>
          <w:szCs w:val="20"/>
        </w:rPr>
      </w:pPr>
      <w:r w:rsidRPr="00A646BE">
        <w:rPr>
          <w:rFonts w:asciiTheme="minorHAnsi" w:hAnsiTheme="minorHAnsi" w:cstheme="minorHAnsi"/>
          <w:noProof/>
          <w:sz w:val="20"/>
          <w:szCs w:val="20"/>
          <w:lang w:val="en-IN" w:eastAsia="en-IN"/>
        </w:rPr>
        <w:drawing>
          <wp:inline distT="0" distB="0" distL="0" distR="0" wp14:anchorId="50062F8D" wp14:editId="125F6BD8">
            <wp:extent cx="1750261" cy="4248150"/>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56604" cy="4263545"/>
                    </a:xfrm>
                    <a:prstGeom prst="rect">
                      <a:avLst/>
                    </a:prstGeom>
                    <a:noFill/>
                    <a:ln>
                      <a:noFill/>
                    </a:ln>
                  </pic:spPr>
                </pic:pic>
              </a:graphicData>
            </a:graphic>
          </wp:inline>
        </w:drawing>
      </w:r>
    </w:p>
    <w:p w14:paraId="58273C73" w14:textId="57EEB1D9" w:rsidR="00037752" w:rsidRPr="00A646BE" w:rsidRDefault="003A7A12" w:rsidP="00D70B88">
      <w:pPr>
        <w:spacing w:after="0" w:line="0" w:lineRule="atLeast"/>
        <w:rPr>
          <w:rFonts w:asciiTheme="minorHAnsi" w:hAnsiTheme="minorHAnsi" w:cstheme="minorHAnsi"/>
          <w:b/>
          <w:bCs/>
          <w:sz w:val="20"/>
          <w:szCs w:val="20"/>
        </w:rPr>
      </w:pPr>
      <w:r w:rsidRPr="00A646BE">
        <w:rPr>
          <w:rFonts w:asciiTheme="minorHAnsi" w:hAnsiTheme="minorHAnsi" w:cstheme="minorHAnsi"/>
          <w:b/>
          <w:bCs/>
          <w:sz w:val="20"/>
          <w:szCs w:val="20"/>
        </w:rPr>
        <w:t>Case Management Steps</w:t>
      </w:r>
    </w:p>
    <w:p w14:paraId="7AD410D8" w14:textId="23DD357C" w:rsidR="00CE6E67" w:rsidRPr="00A646BE" w:rsidRDefault="00CE6E67" w:rsidP="0028738B">
      <w:pPr>
        <w:pStyle w:val="ListParagraph"/>
        <w:numPr>
          <w:ilvl w:val="0"/>
          <w:numId w:val="45"/>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 xml:space="preserve">Cases are filtered </w:t>
      </w:r>
      <w:r w:rsidR="00845458" w:rsidRPr="00A646BE">
        <w:rPr>
          <w:rFonts w:asciiTheme="minorHAnsi" w:hAnsiTheme="minorHAnsi" w:cstheme="minorHAnsi"/>
          <w:sz w:val="20"/>
          <w:szCs w:val="20"/>
        </w:rPr>
        <w:t>for the day which will be planned by assigned to FSEs</w:t>
      </w:r>
    </w:p>
    <w:p w14:paraId="20CD0230" w14:textId="40B80343" w:rsidR="00845458" w:rsidRPr="00A646BE" w:rsidRDefault="00845458" w:rsidP="0028738B">
      <w:pPr>
        <w:pStyle w:val="ListParagraph"/>
        <w:numPr>
          <w:ilvl w:val="0"/>
          <w:numId w:val="44"/>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 xml:space="preserve">IDSPL assigns the cases to FSE which </w:t>
      </w:r>
      <w:r w:rsidR="00FD5625" w:rsidRPr="00A646BE">
        <w:rPr>
          <w:rFonts w:asciiTheme="minorHAnsi" w:hAnsiTheme="minorHAnsi" w:cstheme="minorHAnsi"/>
          <w:sz w:val="20"/>
          <w:szCs w:val="20"/>
        </w:rPr>
        <w:t>must</w:t>
      </w:r>
      <w:r w:rsidRPr="00A646BE">
        <w:rPr>
          <w:rFonts w:asciiTheme="minorHAnsi" w:hAnsiTheme="minorHAnsi" w:cstheme="minorHAnsi"/>
          <w:sz w:val="20"/>
          <w:szCs w:val="20"/>
        </w:rPr>
        <w:t xml:space="preserve"> be completed for the day</w:t>
      </w:r>
    </w:p>
    <w:p w14:paraId="239EC8B0" w14:textId="77777777" w:rsidR="00845458" w:rsidRPr="00A646BE" w:rsidRDefault="00845458" w:rsidP="0028738B">
      <w:pPr>
        <w:pStyle w:val="ListParagraph"/>
        <w:numPr>
          <w:ilvl w:val="0"/>
          <w:numId w:val="44"/>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FSE checks all the assigned cases and decides what infrastructure required for the day</w:t>
      </w:r>
    </w:p>
    <w:p w14:paraId="210BCC22" w14:textId="77777777" w:rsidR="00FD7032" w:rsidRPr="00A646BE" w:rsidRDefault="00845458" w:rsidP="0028738B">
      <w:pPr>
        <w:pStyle w:val="ListParagraph"/>
        <w:numPr>
          <w:ilvl w:val="0"/>
          <w:numId w:val="44"/>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FSE collects the infrastructure from the Inventory</w:t>
      </w:r>
    </w:p>
    <w:p w14:paraId="73D9B8FC" w14:textId="11EFF2A9" w:rsidR="00845458" w:rsidRPr="00A646BE" w:rsidRDefault="00FD7032" w:rsidP="0028738B">
      <w:pPr>
        <w:pStyle w:val="ListParagraph"/>
        <w:numPr>
          <w:ilvl w:val="0"/>
          <w:numId w:val="44"/>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lastRenderedPageBreak/>
        <w:t>Cases are displayed in the FSE Mobile App</w:t>
      </w:r>
    </w:p>
    <w:p w14:paraId="3D3CE867" w14:textId="0B903480" w:rsidR="00FD7032" w:rsidRPr="00A646BE" w:rsidRDefault="00FD7032" w:rsidP="0028738B">
      <w:pPr>
        <w:pStyle w:val="ListParagraph"/>
        <w:numPr>
          <w:ilvl w:val="0"/>
          <w:numId w:val="44"/>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 xml:space="preserve">FSE Mobile has the capability to show the Map with all the locations with distance he/she has to visit </w:t>
      </w:r>
    </w:p>
    <w:p w14:paraId="0DE4BEFE" w14:textId="1AF5C77B" w:rsidR="00FD7032" w:rsidRPr="00A646BE" w:rsidRDefault="00732193" w:rsidP="0028738B">
      <w:pPr>
        <w:pStyle w:val="ListParagraph"/>
        <w:numPr>
          <w:ilvl w:val="0"/>
          <w:numId w:val="44"/>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FSE has option to visit or call each Merchant and decide the activities of the day</w:t>
      </w:r>
    </w:p>
    <w:p w14:paraId="61F26C1C" w14:textId="39994592" w:rsidR="00732193" w:rsidRPr="00A646BE" w:rsidRDefault="00732193" w:rsidP="0028738B">
      <w:pPr>
        <w:pStyle w:val="ListParagraph"/>
        <w:numPr>
          <w:ilvl w:val="0"/>
          <w:numId w:val="44"/>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Based on the visit or the call, FSE takes up the cases and updates the status of the cases</w:t>
      </w:r>
    </w:p>
    <w:p w14:paraId="480ED744" w14:textId="00815556" w:rsidR="00B51F80" w:rsidRPr="00A646BE" w:rsidRDefault="00B51F80" w:rsidP="0028738B">
      <w:pPr>
        <w:pStyle w:val="ListParagraph"/>
        <w:numPr>
          <w:ilvl w:val="0"/>
          <w:numId w:val="44"/>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FSE updates the case status with one of the values – Completed, NSTP (Problematic), Revisit or Unattended</w:t>
      </w:r>
    </w:p>
    <w:p w14:paraId="7CB36E20" w14:textId="38B36616" w:rsidR="00D76EB6" w:rsidRPr="00A646BE" w:rsidRDefault="00D76EB6" w:rsidP="0028738B">
      <w:pPr>
        <w:pStyle w:val="ListParagraph"/>
        <w:numPr>
          <w:ilvl w:val="0"/>
          <w:numId w:val="44"/>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 xml:space="preserve">In case of any issue at Merchant location, FSE takes help of </w:t>
      </w:r>
      <w:r w:rsidR="00E169AE" w:rsidRPr="00A646BE">
        <w:rPr>
          <w:rFonts w:asciiTheme="minorHAnsi" w:hAnsiTheme="minorHAnsi" w:cstheme="minorHAnsi"/>
          <w:sz w:val="20"/>
          <w:szCs w:val="20"/>
        </w:rPr>
        <w:t>the Lead who will try to talk to Merchant and Bank to sort out the issue.</w:t>
      </w:r>
    </w:p>
    <w:p w14:paraId="0EB1A93A" w14:textId="50B5C427" w:rsidR="009666D3" w:rsidRDefault="009666D3" w:rsidP="0068326D">
      <w:pPr>
        <w:rPr>
          <w:rFonts w:asciiTheme="minorHAnsi" w:hAnsiTheme="minorHAnsi" w:cstheme="minorHAnsi"/>
          <w:lang w:val="en-US"/>
        </w:rPr>
      </w:pPr>
    </w:p>
    <w:p w14:paraId="5926C5BB" w14:textId="4FBAD861" w:rsidR="00CC2828" w:rsidRDefault="00CC2828" w:rsidP="000F3311">
      <w:pPr>
        <w:pStyle w:val="Heading1"/>
      </w:pPr>
      <w:bookmarkStart w:id="39" w:name="_Toc107324610"/>
      <w:r w:rsidRPr="00866C37">
        <w:t>Use Cases</w:t>
      </w:r>
      <w:bookmarkEnd w:id="39"/>
    </w:p>
    <w:p w14:paraId="72B20707" w14:textId="6D930D81" w:rsidR="00ED56BE" w:rsidRPr="00A646BE" w:rsidRDefault="00F7171C" w:rsidP="004B032D">
      <w:pPr>
        <w:pStyle w:val="ListParagraph"/>
        <w:numPr>
          <w:ilvl w:val="0"/>
          <w:numId w:val="69"/>
        </w:numPr>
        <w:spacing w:after="0"/>
        <w:rPr>
          <w:rFonts w:asciiTheme="minorHAnsi" w:hAnsiTheme="minorHAnsi" w:cstheme="minorHAnsi"/>
          <w:b/>
          <w:bCs/>
          <w:sz w:val="20"/>
          <w:szCs w:val="20"/>
          <w:lang w:val="en-US"/>
        </w:rPr>
      </w:pPr>
      <w:r w:rsidRPr="00A646BE">
        <w:rPr>
          <w:rFonts w:asciiTheme="minorHAnsi" w:hAnsiTheme="minorHAnsi" w:cstheme="minorHAnsi"/>
          <w:b/>
          <w:bCs/>
          <w:sz w:val="20"/>
          <w:szCs w:val="20"/>
          <w:lang w:val="en-US"/>
        </w:rPr>
        <w:t>Case Management</w:t>
      </w:r>
    </w:p>
    <w:p w14:paraId="56F4A4A2" w14:textId="151FECEF" w:rsidR="00B36160" w:rsidRPr="00A646BE" w:rsidRDefault="00962AE7" w:rsidP="00996E58">
      <w:pPr>
        <w:pStyle w:val="ListParagraph"/>
        <w:numPr>
          <w:ilvl w:val="0"/>
          <w:numId w:val="31"/>
        </w:numPr>
        <w:spacing w:after="0" w:line="240" w:lineRule="auto"/>
        <w:rPr>
          <w:rFonts w:asciiTheme="minorHAnsi" w:eastAsia="Times New Roman" w:hAnsiTheme="minorHAnsi" w:cstheme="minorHAnsi"/>
          <w:sz w:val="20"/>
          <w:szCs w:val="20"/>
        </w:rPr>
      </w:pPr>
      <w:r w:rsidRPr="00A646BE">
        <w:rPr>
          <w:rFonts w:asciiTheme="minorHAnsi" w:eastAsia="Times New Roman" w:hAnsiTheme="minorHAnsi" w:cstheme="minorHAnsi"/>
          <w:sz w:val="20"/>
          <w:szCs w:val="20"/>
        </w:rPr>
        <w:t xml:space="preserve">Upload Case Log file </w:t>
      </w:r>
      <w:r w:rsidR="00686E2C" w:rsidRPr="00A646BE">
        <w:rPr>
          <w:rFonts w:asciiTheme="minorHAnsi" w:eastAsia="Times New Roman" w:hAnsiTheme="minorHAnsi" w:cstheme="minorHAnsi"/>
          <w:sz w:val="20"/>
          <w:szCs w:val="20"/>
        </w:rPr>
        <w:t xml:space="preserve">and Proactive Log file </w:t>
      </w:r>
      <w:r w:rsidRPr="00A646BE">
        <w:rPr>
          <w:rFonts w:asciiTheme="minorHAnsi" w:eastAsia="Times New Roman" w:hAnsiTheme="minorHAnsi" w:cstheme="minorHAnsi"/>
          <w:sz w:val="20"/>
          <w:szCs w:val="20"/>
        </w:rPr>
        <w:t xml:space="preserve">to CRM </w:t>
      </w:r>
      <w:r w:rsidR="00352184" w:rsidRPr="00A646BE">
        <w:rPr>
          <w:rFonts w:asciiTheme="minorHAnsi" w:eastAsia="Times New Roman" w:hAnsiTheme="minorHAnsi" w:cstheme="minorHAnsi"/>
          <w:sz w:val="20"/>
          <w:szCs w:val="20"/>
        </w:rPr>
        <w:t>system</w:t>
      </w:r>
      <w:r w:rsidR="006D47BF" w:rsidRPr="00A646BE">
        <w:rPr>
          <w:rFonts w:asciiTheme="minorHAnsi" w:eastAsia="Times New Roman" w:hAnsiTheme="minorHAnsi" w:cstheme="minorHAnsi"/>
          <w:sz w:val="20"/>
          <w:szCs w:val="20"/>
        </w:rPr>
        <w:t xml:space="preserve"> </w:t>
      </w:r>
      <w:r w:rsidR="00B36160" w:rsidRPr="00A646BE">
        <w:rPr>
          <w:rFonts w:asciiTheme="minorHAnsi" w:eastAsia="Times New Roman" w:hAnsiTheme="minorHAnsi" w:cstheme="minorHAnsi"/>
          <w:sz w:val="20"/>
          <w:szCs w:val="20"/>
        </w:rPr>
        <w:t>Filter</w:t>
      </w:r>
      <w:r w:rsidR="006D47BF" w:rsidRPr="00A646BE">
        <w:rPr>
          <w:rFonts w:asciiTheme="minorHAnsi" w:eastAsia="Times New Roman" w:hAnsiTheme="minorHAnsi" w:cstheme="minorHAnsi"/>
          <w:sz w:val="20"/>
          <w:szCs w:val="20"/>
        </w:rPr>
        <w:t xml:space="preserve">ing and Planning </w:t>
      </w:r>
      <w:r w:rsidR="00B36160" w:rsidRPr="00A646BE">
        <w:rPr>
          <w:rFonts w:asciiTheme="minorHAnsi" w:eastAsia="Times New Roman" w:hAnsiTheme="minorHAnsi" w:cstheme="minorHAnsi"/>
          <w:sz w:val="20"/>
          <w:szCs w:val="20"/>
        </w:rPr>
        <w:t xml:space="preserve">the cases </w:t>
      </w:r>
    </w:p>
    <w:p w14:paraId="53984DCC" w14:textId="7FB2A9E9" w:rsidR="00352184" w:rsidRPr="00A646BE" w:rsidRDefault="00352184" w:rsidP="00686E2C">
      <w:pPr>
        <w:spacing w:after="0" w:line="0" w:lineRule="atLeast"/>
        <w:rPr>
          <w:rFonts w:asciiTheme="minorHAnsi" w:hAnsiTheme="minorHAnsi" w:cstheme="minorHAnsi"/>
          <w:sz w:val="20"/>
          <w:szCs w:val="20"/>
        </w:rPr>
      </w:pPr>
    </w:p>
    <w:tbl>
      <w:tblPr>
        <w:tblStyle w:val="TableGrid"/>
        <w:tblW w:w="0" w:type="auto"/>
        <w:tblInd w:w="1015" w:type="dxa"/>
        <w:tblLook w:val="04A0" w:firstRow="1" w:lastRow="0" w:firstColumn="1" w:lastColumn="0" w:noHBand="0" w:noVBand="1"/>
      </w:tblPr>
      <w:tblGrid>
        <w:gridCol w:w="1697"/>
        <w:gridCol w:w="6723"/>
      </w:tblGrid>
      <w:tr w:rsidR="00FA15C5" w:rsidRPr="00A646BE" w14:paraId="6C275A9B" w14:textId="77777777" w:rsidTr="00F8395C">
        <w:trPr>
          <w:trHeight w:val="406"/>
        </w:trPr>
        <w:tc>
          <w:tcPr>
            <w:tcW w:w="1697" w:type="dxa"/>
            <w:shd w:val="clear" w:color="auto" w:fill="EEECE1" w:themeFill="background2"/>
          </w:tcPr>
          <w:p w14:paraId="4C732383" w14:textId="77777777" w:rsidR="00FA15C5" w:rsidRPr="00A646BE" w:rsidRDefault="00FA15C5" w:rsidP="00F8395C">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Use Case Name</w:t>
            </w:r>
          </w:p>
        </w:tc>
        <w:tc>
          <w:tcPr>
            <w:tcW w:w="6723" w:type="dxa"/>
          </w:tcPr>
          <w:p w14:paraId="782630B4" w14:textId="67372389" w:rsidR="00FA15C5" w:rsidRPr="00A646BE" w:rsidRDefault="006D47BF" w:rsidP="006D47BF">
            <w:pPr>
              <w:spacing w:after="0" w:line="240" w:lineRule="auto"/>
              <w:rPr>
                <w:rFonts w:asciiTheme="minorHAnsi" w:hAnsiTheme="minorHAnsi" w:cstheme="minorHAnsi"/>
                <w:bdr w:val="none" w:sz="0" w:space="0" w:color="auto" w:frame="1"/>
              </w:rPr>
            </w:pPr>
            <w:r w:rsidRPr="00A646BE">
              <w:rPr>
                <w:rFonts w:asciiTheme="minorHAnsi" w:eastAsia="Times New Roman" w:hAnsiTheme="minorHAnsi" w:cstheme="minorHAnsi"/>
              </w:rPr>
              <w:t xml:space="preserve">Upload Case Log file and Proactive Log file to CRM system </w:t>
            </w:r>
            <w:r w:rsidR="008700C4" w:rsidRPr="00A646BE">
              <w:rPr>
                <w:rFonts w:asciiTheme="minorHAnsi" w:eastAsia="Times New Roman" w:hAnsiTheme="minorHAnsi" w:cstheme="minorHAnsi"/>
              </w:rPr>
              <w:t xml:space="preserve">and </w:t>
            </w:r>
            <w:r w:rsidRPr="00A646BE">
              <w:rPr>
                <w:rFonts w:asciiTheme="minorHAnsi" w:eastAsia="Times New Roman" w:hAnsiTheme="minorHAnsi" w:cstheme="minorHAnsi"/>
              </w:rPr>
              <w:t>Filtering and Planning the cases</w:t>
            </w:r>
          </w:p>
        </w:tc>
      </w:tr>
      <w:tr w:rsidR="00FA15C5" w:rsidRPr="00A646BE" w14:paraId="4063ACC7" w14:textId="77777777" w:rsidTr="00F8395C">
        <w:trPr>
          <w:trHeight w:val="653"/>
        </w:trPr>
        <w:tc>
          <w:tcPr>
            <w:tcW w:w="1697" w:type="dxa"/>
            <w:shd w:val="clear" w:color="auto" w:fill="EEECE1" w:themeFill="background2"/>
          </w:tcPr>
          <w:p w14:paraId="3CCBD7D5" w14:textId="77777777" w:rsidR="00FA15C5" w:rsidRPr="00A646BE" w:rsidRDefault="00FA15C5" w:rsidP="00F8395C">
            <w:pPr>
              <w:jc w:val="left"/>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Use Case Description</w:t>
            </w:r>
          </w:p>
        </w:tc>
        <w:tc>
          <w:tcPr>
            <w:tcW w:w="6723" w:type="dxa"/>
          </w:tcPr>
          <w:p w14:paraId="7323D307" w14:textId="495B2E6A" w:rsidR="00FA15C5" w:rsidRPr="00A646BE" w:rsidRDefault="00FA15C5" w:rsidP="006D644D">
            <w:pPr>
              <w:spacing w:line="0" w:lineRule="atLeast"/>
              <w:rPr>
                <w:rFonts w:asciiTheme="minorHAnsi" w:hAnsiTheme="minorHAnsi" w:cstheme="minorHAnsi"/>
                <w:color w:val="FF0000"/>
              </w:rPr>
            </w:pPr>
            <w:r w:rsidRPr="00A646BE">
              <w:rPr>
                <w:rFonts w:asciiTheme="minorHAnsi" w:hAnsiTheme="minorHAnsi" w:cstheme="minorHAnsi"/>
              </w:rPr>
              <w:t xml:space="preserve">Banks send Case File(File Name - Octopus) to IDSPL daily in the morning. This file is passive for IDSPL. This file is uploaded to IDSPL CRM system.  </w:t>
            </w:r>
            <w:r w:rsidR="006D644D" w:rsidRPr="00A646BE">
              <w:rPr>
                <w:rFonts w:asciiTheme="minorHAnsi" w:hAnsiTheme="minorHAnsi" w:cstheme="minorHAnsi"/>
                <w:color w:val="000000" w:themeColor="text1"/>
              </w:rPr>
              <w:t xml:space="preserve">Case Management User filters the </w:t>
            </w:r>
            <w:r w:rsidRPr="00A646BE">
              <w:rPr>
                <w:rFonts w:asciiTheme="minorHAnsi" w:hAnsiTheme="minorHAnsi" w:cstheme="minorHAnsi"/>
                <w:color w:val="000000" w:themeColor="text1"/>
              </w:rPr>
              <w:t>Cases which have to be planned and handled for the day.</w:t>
            </w:r>
            <w:r w:rsidR="006D644D" w:rsidRPr="00A646BE">
              <w:rPr>
                <w:rFonts w:asciiTheme="minorHAnsi" w:hAnsiTheme="minorHAnsi" w:cstheme="minorHAnsi"/>
                <w:color w:val="000000" w:themeColor="text1"/>
              </w:rPr>
              <w:t xml:space="preserve"> </w:t>
            </w:r>
          </w:p>
        </w:tc>
      </w:tr>
      <w:tr w:rsidR="00FA15C5" w:rsidRPr="00A646BE" w14:paraId="40CDA741" w14:textId="77777777" w:rsidTr="00F8395C">
        <w:trPr>
          <w:trHeight w:val="392"/>
        </w:trPr>
        <w:tc>
          <w:tcPr>
            <w:tcW w:w="1697" w:type="dxa"/>
            <w:shd w:val="clear" w:color="auto" w:fill="EEECE1" w:themeFill="background2"/>
          </w:tcPr>
          <w:p w14:paraId="4AE8243C" w14:textId="77777777" w:rsidR="00FA15C5" w:rsidRPr="00A646BE" w:rsidRDefault="00FA15C5" w:rsidP="00F8395C">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Primary Actor</w:t>
            </w:r>
          </w:p>
        </w:tc>
        <w:tc>
          <w:tcPr>
            <w:tcW w:w="6723" w:type="dxa"/>
          </w:tcPr>
          <w:p w14:paraId="46C2F8C0" w14:textId="0A4FD620" w:rsidR="00FA15C5" w:rsidRPr="00A646BE" w:rsidRDefault="009E6FE0" w:rsidP="00F8395C">
            <w:pPr>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IDSPL Case Management User</w:t>
            </w:r>
          </w:p>
        </w:tc>
      </w:tr>
      <w:tr w:rsidR="00FA15C5" w:rsidRPr="00A646BE" w14:paraId="68187D58" w14:textId="77777777" w:rsidTr="008700C4">
        <w:trPr>
          <w:trHeight w:val="395"/>
        </w:trPr>
        <w:tc>
          <w:tcPr>
            <w:tcW w:w="1697" w:type="dxa"/>
            <w:shd w:val="clear" w:color="auto" w:fill="EEECE1" w:themeFill="background2"/>
          </w:tcPr>
          <w:p w14:paraId="2C9649B9" w14:textId="77777777" w:rsidR="00FA15C5" w:rsidRPr="00A646BE" w:rsidRDefault="00FA15C5" w:rsidP="00F8395C">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Pre-Condition</w:t>
            </w:r>
          </w:p>
        </w:tc>
        <w:tc>
          <w:tcPr>
            <w:tcW w:w="6723" w:type="dxa"/>
          </w:tcPr>
          <w:p w14:paraId="1C970145" w14:textId="3D6A626D" w:rsidR="00FA15C5" w:rsidRPr="00A646BE" w:rsidRDefault="009E6FE0" w:rsidP="00F8395C">
            <w:pPr>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Banks have sent Case file or Proactive file to IDSPL</w:t>
            </w:r>
          </w:p>
        </w:tc>
      </w:tr>
      <w:tr w:rsidR="00FA15C5" w:rsidRPr="00A646BE" w14:paraId="3CA60EB3" w14:textId="77777777" w:rsidTr="00F8395C">
        <w:trPr>
          <w:trHeight w:val="1295"/>
        </w:trPr>
        <w:tc>
          <w:tcPr>
            <w:tcW w:w="1697" w:type="dxa"/>
            <w:shd w:val="clear" w:color="auto" w:fill="EEECE1" w:themeFill="background2"/>
          </w:tcPr>
          <w:p w14:paraId="0E8D8B8A" w14:textId="77777777" w:rsidR="00FA15C5" w:rsidRPr="00A646BE" w:rsidRDefault="00FA15C5" w:rsidP="00F8395C">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Basic Flow</w:t>
            </w:r>
          </w:p>
        </w:tc>
        <w:tc>
          <w:tcPr>
            <w:tcW w:w="6723" w:type="dxa"/>
          </w:tcPr>
          <w:p w14:paraId="1ED6C931" w14:textId="77777777" w:rsidR="006D644D" w:rsidRPr="00A646BE" w:rsidRDefault="006D644D" w:rsidP="0028738B">
            <w:pPr>
              <w:pStyle w:val="ListParagraph"/>
              <w:numPr>
                <w:ilvl w:val="0"/>
                <w:numId w:val="45"/>
              </w:numPr>
              <w:spacing w:line="0" w:lineRule="atLeast"/>
              <w:rPr>
                <w:rFonts w:asciiTheme="minorHAnsi" w:hAnsiTheme="minorHAnsi" w:cstheme="minorHAnsi"/>
              </w:rPr>
            </w:pPr>
            <w:r w:rsidRPr="00A646BE">
              <w:rPr>
                <w:rFonts w:asciiTheme="minorHAnsi" w:hAnsiTheme="minorHAnsi" w:cstheme="minorHAnsi"/>
              </w:rPr>
              <w:t xml:space="preserve">Banks send </w:t>
            </w:r>
            <w:r w:rsidRPr="00A646BE">
              <w:rPr>
                <w:rFonts w:asciiTheme="minorHAnsi" w:hAnsiTheme="minorHAnsi" w:cstheme="minorHAnsi"/>
                <w:b/>
                <w:bCs/>
              </w:rPr>
              <w:t>Daily Case File</w:t>
            </w:r>
            <w:r w:rsidRPr="00A646BE">
              <w:rPr>
                <w:rFonts w:asciiTheme="minorHAnsi" w:hAnsiTheme="minorHAnsi" w:cstheme="minorHAnsi"/>
              </w:rPr>
              <w:t xml:space="preserve">(File Name - Octopus) to IDSPL daily in the morning. This file is passive for IDSPL. </w:t>
            </w:r>
          </w:p>
          <w:p w14:paraId="30F12CAD" w14:textId="77777777" w:rsidR="006D644D" w:rsidRPr="00A646BE" w:rsidRDefault="006D644D" w:rsidP="0028738B">
            <w:pPr>
              <w:pStyle w:val="ListParagraph"/>
              <w:numPr>
                <w:ilvl w:val="0"/>
                <w:numId w:val="45"/>
              </w:numPr>
              <w:spacing w:line="0" w:lineRule="atLeast"/>
              <w:rPr>
                <w:rFonts w:asciiTheme="minorHAnsi" w:hAnsiTheme="minorHAnsi" w:cstheme="minorHAnsi"/>
              </w:rPr>
            </w:pPr>
            <w:r w:rsidRPr="00A646BE">
              <w:rPr>
                <w:rFonts w:asciiTheme="minorHAnsi" w:hAnsiTheme="minorHAnsi" w:cstheme="minorHAnsi"/>
              </w:rPr>
              <w:t xml:space="preserve">In the month beginning Banks send the </w:t>
            </w:r>
            <w:r w:rsidRPr="00A646BE">
              <w:rPr>
                <w:rFonts w:asciiTheme="minorHAnsi" w:hAnsiTheme="minorHAnsi" w:cstheme="minorHAnsi"/>
                <w:b/>
                <w:bCs/>
              </w:rPr>
              <w:t>Proactive case</w:t>
            </w:r>
            <w:r w:rsidRPr="00A646BE">
              <w:rPr>
                <w:rFonts w:asciiTheme="minorHAnsi" w:hAnsiTheme="minorHAnsi" w:cstheme="minorHAnsi"/>
              </w:rPr>
              <w:t xml:space="preserve"> file which contains the Cases with Call Category of SC_Roll. These cases are created based on the number of transactions performed by Merchants. Banks decide to distribute the Paper Rolls in advance to Merchants which avoids Merchants to raise the request for Paper Rolls.</w:t>
            </w:r>
          </w:p>
          <w:p w14:paraId="2F4BB474" w14:textId="1B973AA7" w:rsidR="006D644D" w:rsidRPr="00A646BE" w:rsidRDefault="006D644D" w:rsidP="0028738B">
            <w:pPr>
              <w:pStyle w:val="ListParagraph"/>
              <w:numPr>
                <w:ilvl w:val="0"/>
                <w:numId w:val="45"/>
              </w:numPr>
              <w:spacing w:line="0" w:lineRule="atLeast"/>
              <w:rPr>
                <w:rFonts w:asciiTheme="minorHAnsi" w:hAnsiTheme="minorHAnsi" w:cstheme="minorHAnsi"/>
              </w:rPr>
            </w:pPr>
            <w:r w:rsidRPr="00A646BE">
              <w:rPr>
                <w:rFonts w:asciiTheme="minorHAnsi" w:hAnsiTheme="minorHAnsi" w:cstheme="minorHAnsi"/>
              </w:rPr>
              <w:t>This file is uploaded to IDSPL CRM system.  Cases are Filtered which have to be planned</w:t>
            </w:r>
            <w:r w:rsidR="007531DD" w:rsidRPr="00A646BE">
              <w:rPr>
                <w:rFonts w:asciiTheme="minorHAnsi" w:hAnsiTheme="minorHAnsi" w:cstheme="minorHAnsi"/>
              </w:rPr>
              <w:t>.</w:t>
            </w:r>
          </w:p>
          <w:p w14:paraId="0656842F" w14:textId="763FA905" w:rsidR="006D644D" w:rsidRPr="00A646BE" w:rsidRDefault="006D644D" w:rsidP="0028738B">
            <w:pPr>
              <w:pStyle w:val="ListParagraph"/>
              <w:numPr>
                <w:ilvl w:val="0"/>
                <w:numId w:val="45"/>
              </w:numPr>
              <w:spacing w:after="0" w:line="0" w:lineRule="atLeast"/>
              <w:rPr>
                <w:rFonts w:asciiTheme="minorHAnsi" w:hAnsiTheme="minorHAnsi" w:cstheme="minorHAnsi"/>
              </w:rPr>
            </w:pPr>
            <w:r w:rsidRPr="00A646BE">
              <w:rPr>
                <w:rFonts w:asciiTheme="minorHAnsi" w:hAnsiTheme="minorHAnsi" w:cstheme="minorHAnsi"/>
              </w:rPr>
              <w:t xml:space="preserve">Filtering of the cases are done based on the below given parameters and values of these parameters are configurable and provided in the </w:t>
            </w:r>
            <w:r w:rsidRPr="00A646BE">
              <w:rPr>
                <w:rFonts w:asciiTheme="minorHAnsi" w:hAnsiTheme="minorHAnsi" w:cstheme="minorHAnsi"/>
                <w:b/>
                <w:bCs/>
              </w:rPr>
              <w:t>Master file</w:t>
            </w:r>
            <w:r w:rsidRPr="00A646BE">
              <w:rPr>
                <w:rFonts w:asciiTheme="minorHAnsi" w:hAnsiTheme="minorHAnsi" w:cstheme="minorHAnsi"/>
              </w:rPr>
              <w:t xml:space="preserve">. </w:t>
            </w:r>
            <w:r w:rsidR="00224D13" w:rsidRPr="00A646BE">
              <w:rPr>
                <w:rFonts w:asciiTheme="minorHAnsi" w:hAnsiTheme="minorHAnsi" w:cstheme="minorHAnsi"/>
              </w:rPr>
              <w:t>Master file excel file with list of items which can be updated and deletion is not allowed.</w:t>
            </w:r>
          </w:p>
          <w:p w14:paraId="4019C1D6" w14:textId="77777777" w:rsidR="006D644D" w:rsidRPr="00A646BE" w:rsidRDefault="006D644D" w:rsidP="0028738B">
            <w:pPr>
              <w:pStyle w:val="ListParagraph"/>
              <w:numPr>
                <w:ilvl w:val="1"/>
                <w:numId w:val="45"/>
              </w:numPr>
              <w:spacing w:after="0" w:line="0" w:lineRule="atLeast"/>
              <w:rPr>
                <w:rFonts w:asciiTheme="minorHAnsi" w:hAnsiTheme="minorHAnsi" w:cstheme="minorHAnsi"/>
              </w:rPr>
            </w:pPr>
            <w:r w:rsidRPr="00A646BE">
              <w:rPr>
                <w:rFonts w:asciiTheme="minorHAnsi" w:hAnsiTheme="minorHAnsi" w:cstheme="minorHAnsi"/>
              </w:rPr>
              <w:t>Call_Category – STP: Pending case. NSTP: Problematic case</w:t>
            </w:r>
          </w:p>
          <w:p w14:paraId="372E0283" w14:textId="77777777" w:rsidR="006D644D" w:rsidRPr="00A646BE" w:rsidRDefault="006D644D" w:rsidP="0028738B">
            <w:pPr>
              <w:pStyle w:val="ListParagraph"/>
              <w:numPr>
                <w:ilvl w:val="1"/>
                <w:numId w:val="45"/>
              </w:numPr>
              <w:spacing w:after="0" w:line="0" w:lineRule="atLeast"/>
              <w:rPr>
                <w:rFonts w:asciiTheme="minorHAnsi" w:hAnsiTheme="minorHAnsi" w:cstheme="minorHAnsi"/>
              </w:rPr>
            </w:pPr>
            <w:r w:rsidRPr="00A646BE">
              <w:rPr>
                <w:rFonts w:asciiTheme="minorHAnsi" w:hAnsiTheme="minorHAnsi" w:cstheme="minorHAnsi"/>
              </w:rPr>
              <w:t>Activity Tag – Installation, Deinstallation, Service_ call</w:t>
            </w:r>
          </w:p>
          <w:p w14:paraId="7B233846" w14:textId="77777777" w:rsidR="006D644D" w:rsidRPr="00A646BE" w:rsidRDefault="006D644D" w:rsidP="0028738B">
            <w:pPr>
              <w:pStyle w:val="ListParagraph"/>
              <w:numPr>
                <w:ilvl w:val="1"/>
                <w:numId w:val="45"/>
              </w:numPr>
              <w:spacing w:after="0" w:line="0" w:lineRule="atLeast"/>
              <w:rPr>
                <w:rFonts w:asciiTheme="minorHAnsi" w:hAnsiTheme="minorHAnsi" w:cstheme="minorHAnsi"/>
              </w:rPr>
            </w:pPr>
            <w:r w:rsidRPr="00A646BE">
              <w:rPr>
                <w:rFonts w:asciiTheme="minorHAnsi" w:hAnsiTheme="minorHAnsi" w:cstheme="minorHAnsi"/>
              </w:rPr>
              <w:t>Institution – Bank</w:t>
            </w:r>
          </w:p>
          <w:p w14:paraId="1132C9B9" w14:textId="2C80B94C" w:rsidR="006D644D" w:rsidRPr="00A646BE" w:rsidRDefault="006D644D" w:rsidP="0028738B">
            <w:pPr>
              <w:pStyle w:val="ListParagraph"/>
              <w:numPr>
                <w:ilvl w:val="1"/>
                <w:numId w:val="45"/>
              </w:numPr>
              <w:spacing w:after="0" w:line="0" w:lineRule="atLeast"/>
              <w:rPr>
                <w:rFonts w:asciiTheme="minorHAnsi" w:hAnsiTheme="minorHAnsi" w:cstheme="minorHAnsi"/>
              </w:rPr>
            </w:pPr>
            <w:r w:rsidRPr="00A646BE">
              <w:rPr>
                <w:rFonts w:asciiTheme="minorHAnsi" w:hAnsiTheme="minorHAnsi" w:cstheme="minorHAnsi"/>
              </w:rPr>
              <w:t>Models – Deselect Mobile App, QR Code</w:t>
            </w:r>
            <w:r w:rsidR="0084402F">
              <w:rPr>
                <w:rFonts w:asciiTheme="minorHAnsi" w:hAnsiTheme="minorHAnsi" w:cstheme="minorHAnsi"/>
              </w:rPr>
              <w:t xml:space="preserve"> </w:t>
            </w:r>
            <w:r w:rsidRPr="00A646BE">
              <w:rPr>
                <w:rFonts w:asciiTheme="minorHAnsi" w:hAnsiTheme="minorHAnsi" w:cstheme="minorHAnsi"/>
              </w:rPr>
              <w:t>(We might do or don’t do), Standee Paper, Static Paper</w:t>
            </w:r>
          </w:p>
          <w:p w14:paraId="64716E16" w14:textId="77777777" w:rsidR="006D644D" w:rsidRPr="00A646BE" w:rsidRDefault="006D644D" w:rsidP="0028738B">
            <w:pPr>
              <w:pStyle w:val="ListParagraph"/>
              <w:numPr>
                <w:ilvl w:val="1"/>
                <w:numId w:val="45"/>
              </w:numPr>
              <w:spacing w:after="0" w:line="0" w:lineRule="atLeast"/>
              <w:rPr>
                <w:rFonts w:asciiTheme="minorHAnsi" w:hAnsiTheme="minorHAnsi" w:cstheme="minorHAnsi"/>
              </w:rPr>
            </w:pPr>
            <w:r w:rsidRPr="00A646BE">
              <w:rPr>
                <w:rFonts w:asciiTheme="minorHAnsi" w:hAnsiTheme="minorHAnsi" w:cstheme="minorHAnsi"/>
              </w:rPr>
              <w:t>Activity Code – deselect COURTESY VISIT and NCMC Activation Visit</w:t>
            </w:r>
          </w:p>
          <w:p w14:paraId="6E991E74" w14:textId="77777777" w:rsidR="006D644D" w:rsidRPr="00A646BE" w:rsidRDefault="006D644D" w:rsidP="0028738B">
            <w:pPr>
              <w:pStyle w:val="ListParagraph"/>
              <w:numPr>
                <w:ilvl w:val="0"/>
                <w:numId w:val="45"/>
              </w:numPr>
              <w:spacing w:after="0" w:line="0" w:lineRule="atLeast"/>
              <w:rPr>
                <w:rFonts w:asciiTheme="minorHAnsi" w:hAnsiTheme="minorHAnsi" w:cstheme="minorHAnsi"/>
              </w:rPr>
            </w:pPr>
            <w:r w:rsidRPr="00A646BE">
              <w:rPr>
                <w:rFonts w:asciiTheme="minorHAnsi" w:hAnsiTheme="minorHAnsi" w:cstheme="minorHAnsi"/>
              </w:rPr>
              <w:t>CRM displays the cases in the screen in the multiples of 10, 20, 50</w:t>
            </w:r>
          </w:p>
          <w:p w14:paraId="03322787" w14:textId="77777777" w:rsidR="006D644D" w:rsidRPr="00A646BE" w:rsidRDefault="006D644D" w:rsidP="0028738B">
            <w:pPr>
              <w:pStyle w:val="ListParagraph"/>
              <w:numPr>
                <w:ilvl w:val="0"/>
                <w:numId w:val="45"/>
              </w:numPr>
              <w:spacing w:after="0" w:line="0" w:lineRule="atLeast"/>
              <w:rPr>
                <w:rFonts w:asciiTheme="minorHAnsi" w:hAnsiTheme="minorHAnsi" w:cstheme="minorHAnsi"/>
              </w:rPr>
            </w:pPr>
            <w:r w:rsidRPr="00A646BE">
              <w:rPr>
                <w:rFonts w:asciiTheme="minorHAnsi" w:hAnsiTheme="minorHAnsi" w:cstheme="minorHAnsi"/>
              </w:rPr>
              <w:t>User can download the filtered cases to excel file to destination location.</w:t>
            </w:r>
          </w:p>
          <w:p w14:paraId="3623225C" w14:textId="0994CCC8" w:rsidR="006D644D" w:rsidRPr="00A646BE" w:rsidRDefault="006D644D" w:rsidP="0028738B">
            <w:pPr>
              <w:pStyle w:val="ListParagraph"/>
              <w:numPr>
                <w:ilvl w:val="0"/>
                <w:numId w:val="45"/>
              </w:numPr>
              <w:spacing w:after="0" w:line="0" w:lineRule="atLeast"/>
              <w:rPr>
                <w:rFonts w:asciiTheme="minorHAnsi" w:hAnsiTheme="minorHAnsi" w:cstheme="minorHAnsi"/>
              </w:rPr>
            </w:pPr>
            <w:r w:rsidRPr="00A646BE">
              <w:rPr>
                <w:rFonts w:asciiTheme="minorHAnsi" w:hAnsiTheme="minorHAnsi" w:cstheme="minorHAnsi"/>
              </w:rPr>
              <w:t>Case Management User can do planning by assign the cases to FSEs based on different parameters</w:t>
            </w:r>
            <w:r w:rsidR="0084402F">
              <w:rPr>
                <w:rFonts w:asciiTheme="minorHAnsi" w:hAnsiTheme="minorHAnsi" w:cstheme="minorHAnsi"/>
              </w:rPr>
              <w:t xml:space="preserve"> </w:t>
            </w:r>
            <w:r w:rsidRPr="00A646BE">
              <w:rPr>
                <w:rFonts w:asciiTheme="minorHAnsi" w:hAnsiTheme="minorHAnsi" w:cstheme="minorHAnsi"/>
              </w:rPr>
              <w:t>(</w:t>
            </w:r>
            <w:r w:rsidR="00EE3584" w:rsidRPr="00A646BE">
              <w:rPr>
                <w:rFonts w:asciiTheme="minorHAnsi" w:hAnsiTheme="minorHAnsi" w:cstheme="minorHAnsi"/>
              </w:rPr>
              <w:t xml:space="preserve">Priority, </w:t>
            </w:r>
            <w:r w:rsidRPr="00A646BE">
              <w:rPr>
                <w:rFonts w:asciiTheme="minorHAnsi" w:hAnsiTheme="minorHAnsi" w:cstheme="minorHAnsi"/>
              </w:rPr>
              <w:t xml:space="preserve">Pin code, Allocated Area etc) and </w:t>
            </w:r>
            <w:r w:rsidR="007531DD" w:rsidRPr="00A646BE">
              <w:rPr>
                <w:rFonts w:asciiTheme="minorHAnsi" w:hAnsiTheme="minorHAnsi" w:cstheme="minorHAnsi"/>
              </w:rPr>
              <w:t>decide</w:t>
            </w:r>
            <w:r w:rsidR="00EE3584" w:rsidRPr="00A646BE">
              <w:rPr>
                <w:rFonts w:asciiTheme="minorHAnsi" w:hAnsiTheme="minorHAnsi" w:cstheme="minorHAnsi"/>
              </w:rPr>
              <w:t xml:space="preserve"> </w:t>
            </w:r>
            <w:r w:rsidRPr="00A646BE">
              <w:rPr>
                <w:rFonts w:asciiTheme="minorHAnsi" w:hAnsiTheme="minorHAnsi" w:cstheme="minorHAnsi"/>
              </w:rPr>
              <w:t>the Planned Date.</w:t>
            </w:r>
          </w:p>
          <w:p w14:paraId="36A71F86" w14:textId="02DAA901" w:rsidR="007531DD" w:rsidRPr="00A646BE" w:rsidRDefault="007531DD" w:rsidP="0028738B">
            <w:pPr>
              <w:pStyle w:val="ListParagraph"/>
              <w:numPr>
                <w:ilvl w:val="0"/>
                <w:numId w:val="45"/>
              </w:numPr>
              <w:spacing w:after="0" w:line="0" w:lineRule="atLeast"/>
              <w:rPr>
                <w:rFonts w:asciiTheme="minorHAnsi" w:hAnsiTheme="minorHAnsi" w:cstheme="minorHAnsi"/>
              </w:rPr>
            </w:pPr>
            <w:r w:rsidRPr="00A646BE">
              <w:rPr>
                <w:rFonts w:asciiTheme="minorHAnsi" w:hAnsiTheme="minorHAnsi" w:cstheme="minorHAnsi"/>
              </w:rPr>
              <w:t>Pending cases can have planned date even if it is not assigned to FSEs.</w:t>
            </w:r>
          </w:p>
          <w:p w14:paraId="7F1CD992" w14:textId="552C4BD4" w:rsidR="006D644D" w:rsidRPr="00A646BE" w:rsidRDefault="006D644D" w:rsidP="006D644D">
            <w:pPr>
              <w:spacing w:after="0" w:line="0" w:lineRule="atLeast"/>
              <w:rPr>
                <w:rFonts w:asciiTheme="minorHAnsi" w:hAnsiTheme="minorHAnsi" w:cstheme="minorHAnsi"/>
              </w:rPr>
            </w:pPr>
          </w:p>
          <w:p w14:paraId="1B7A4497" w14:textId="7A2B4063" w:rsidR="00FA15C5" w:rsidRPr="00A646BE" w:rsidRDefault="006D644D" w:rsidP="006D644D">
            <w:pPr>
              <w:rPr>
                <w:rFonts w:asciiTheme="minorHAnsi" w:hAnsiTheme="minorHAnsi" w:cstheme="minorHAnsi"/>
                <w:bdr w:val="none" w:sz="0" w:space="0" w:color="auto" w:frame="1"/>
              </w:rPr>
            </w:pPr>
            <w:r w:rsidRPr="00A646BE">
              <w:rPr>
                <w:rFonts w:asciiTheme="minorHAnsi" w:hAnsiTheme="minorHAnsi" w:cstheme="minorHAnsi"/>
                <w:b/>
                <w:bCs/>
              </w:rPr>
              <w:lastRenderedPageBreak/>
              <w:t>NOTE:</w:t>
            </w:r>
            <w:r w:rsidRPr="00A646BE">
              <w:rPr>
                <w:rFonts w:asciiTheme="minorHAnsi" w:hAnsiTheme="minorHAnsi" w:cstheme="minorHAnsi"/>
              </w:rPr>
              <w:t xml:space="preserve"> IDSPL is filtering the cases based on the fields given above. These fields are not finalized.</w:t>
            </w:r>
          </w:p>
        </w:tc>
      </w:tr>
    </w:tbl>
    <w:p w14:paraId="042D4B82" w14:textId="58B66802" w:rsidR="00FA15C5" w:rsidRPr="00A646BE" w:rsidRDefault="00FA15C5" w:rsidP="00686E2C">
      <w:pPr>
        <w:spacing w:after="0" w:line="0" w:lineRule="atLeast"/>
        <w:rPr>
          <w:rFonts w:asciiTheme="minorHAnsi" w:hAnsiTheme="minorHAnsi" w:cstheme="minorHAnsi"/>
          <w:sz w:val="20"/>
          <w:szCs w:val="20"/>
        </w:rPr>
      </w:pPr>
    </w:p>
    <w:p w14:paraId="68C0EDE4" w14:textId="77777777" w:rsidR="00FA15C5" w:rsidRPr="00A646BE" w:rsidRDefault="00FA15C5" w:rsidP="00686E2C">
      <w:pPr>
        <w:spacing w:after="0" w:line="0" w:lineRule="atLeast"/>
        <w:rPr>
          <w:rFonts w:asciiTheme="minorHAnsi" w:hAnsiTheme="minorHAnsi" w:cstheme="minorHAnsi"/>
          <w:sz w:val="20"/>
          <w:szCs w:val="20"/>
        </w:rPr>
      </w:pPr>
    </w:p>
    <w:p w14:paraId="506E4697" w14:textId="01B4F9D6" w:rsidR="00352184" w:rsidRPr="00A646BE" w:rsidRDefault="00352184" w:rsidP="008C127B">
      <w:pPr>
        <w:pStyle w:val="ListParagraph"/>
        <w:numPr>
          <w:ilvl w:val="0"/>
          <w:numId w:val="31"/>
        </w:numPr>
        <w:spacing w:after="0" w:line="240" w:lineRule="auto"/>
        <w:rPr>
          <w:rFonts w:asciiTheme="minorHAnsi" w:eastAsia="Times New Roman" w:hAnsiTheme="minorHAnsi" w:cstheme="minorHAnsi"/>
          <w:sz w:val="20"/>
          <w:szCs w:val="20"/>
        </w:rPr>
      </w:pPr>
      <w:r w:rsidRPr="00A646BE">
        <w:rPr>
          <w:rFonts w:asciiTheme="minorHAnsi" w:eastAsia="Times New Roman" w:hAnsiTheme="minorHAnsi" w:cstheme="minorHAnsi"/>
          <w:sz w:val="20"/>
          <w:szCs w:val="20"/>
        </w:rPr>
        <w:t>Create individual case manually in the CRM system</w:t>
      </w:r>
    </w:p>
    <w:p w14:paraId="76324D76" w14:textId="02AAA49F" w:rsidR="006D644D" w:rsidRPr="00A646BE" w:rsidRDefault="006D644D" w:rsidP="006D644D">
      <w:pPr>
        <w:rPr>
          <w:rFonts w:asciiTheme="minorHAnsi" w:eastAsia="Times New Roman" w:hAnsiTheme="minorHAnsi" w:cstheme="minorHAnsi"/>
          <w:b/>
          <w:bCs/>
          <w:sz w:val="20"/>
          <w:szCs w:val="20"/>
        </w:rPr>
      </w:pPr>
    </w:p>
    <w:tbl>
      <w:tblPr>
        <w:tblStyle w:val="TableGrid"/>
        <w:tblW w:w="0" w:type="auto"/>
        <w:tblInd w:w="1015" w:type="dxa"/>
        <w:tblLook w:val="04A0" w:firstRow="1" w:lastRow="0" w:firstColumn="1" w:lastColumn="0" w:noHBand="0" w:noVBand="1"/>
      </w:tblPr>
      <w:tblGrid>
        <w:gridCol w:w="1697"/>
        <w:gridCol w:w="6723"/>
      </w:tblGrid>
      <w:tr w:rsidR="006D644D" w:rsidRPr="00A646BE" w14:paraId="57BE4131" w14:textId="77777777" w:rsidTr="00F8395C">
        <w:trPr>
          <w:trHeight w:val="406"/>
        </w:trPr>
        <w:tc>
          <w:tcPr>
            <w:tcW w:w="1697" w:type="dxa"/>
            <w:shd w:val="clear" w:color="auto" w:fill="EEECE1" w:themeFill="background2"/>
          </w:tcPr>
          <w:p w14:paraId="4FA2454B" w14:textId="77777777" w:rsidR="006D644D" w:rsidRPr="00A646BE" w:rsidRDefault="006D644D" w:rsidP="00F8395C">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Use Case Name</w:t>
            </w:r>
          </w:p>
        </w:tc>
        <w:tc>
          <w:tcPr>
            <w:tcW w:w="6723" w:type="dxa"/>
          </w:tcPr>
          <w:p w14:paraId="4618BD01" w14:textId="77777777" w:rsidR="006D644D" w:rsidRPr="00A646BE" w:rsidRDefault="006D644D" w:rsidP="006D644D">
            <w:pPr>
              <w:spacing w:after="0" w:line="240" w:lineRule="auto"/>
              <w:rPr>
                <w:rFonts w:asciiTheme="minorHAnsi" w:eastAsia="Times New Roman" w:hAnsiTheme="minorHAnsi" w:cstheme="minorHAnsi"/>
                <w:b/>
                <w:bCs/>
                <w:color w:val="000000" w:themeColor="text1"/>
              </w:rPr>
            </w:pPr>
            <w:r w:rsidRPr="00A646BE">
              <w:rPr>
                <w:rFonts w:asciiTheme="minorHAnsi" w:eastAsia="Times New Roman" w:hAnsiTheme="minorHAnsi" w:cstheme="minorHAnsi"/>
                <w:b/>
                <w:bCs/>
                <w:color w:val="000000" w:themeColor="text1"/>
              </w:rPr>
              <w:t>Create individual case manually in the CRM system</w:t>
            </w:r>
          </w:p>
          <w:p w14:paraId="1F493D38" w14:textId="3B8F0795" w:rsidR="006D644D" w:rsidRPr="00A646BE" w:rsidRDefault="006D644D" w:rsidP="00F8395C">
            <w:pPr>
              <w:spacing w:after="0" w:line="240" w:lineRule="auto"/>
              <w:rPr>
                <w:rFonts w:asciiTheme="minorHAnsi" w:hAnsiTheme="minorHAnsi" w:cstheme="minorHAnsi"/>
                <w:bdr w:val="none" w:sz="0" w:space="0" w:color="auto" w:frame="1"/>
              </w:rPr>
            </w:pPr>
          </w:p>
        </w:tc>
      </w:tr>
      <w:tr w:rsidR="006D644D" w:rsidRPr="00A646BE" w14:paraId="051C20B8" w14:textId="77777777" w:rsidTr="00F8395C">
        <w:trPr>
          <w:trHeight w:val="653"/>
        </w:trPr>
        <w:tc>
          <w:tcPr>
            <w:tcW w:w="1697" w:type="dxa"/>
            <w:shd w:val="clear" w:color="auto" w:fill="EEECE1" w:themeFill="background2"/>
          </w:tcPr>
          <w:p w14:paraId="38D7E951" w14:textId="77777777" w:rsidR="006D644D" w:rsidRPr="00A646BE" w:rsidRDefault="006D644D" w:rsidP="00F8395C">
            <w:pPr>
              <w:jc w:val="left"/>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Use Case Description</w:t>
            </w:r>
          </w:p>
        </w:tc>
        <w:tc>
          <w:tcPr>
            <w:tcW w:w="6723" w:type="dxa"/>
          </w:tcPr>
          <w:p w14:paraId="4E1E8D36" w14:textId="36CF7D36" w:rsidR="006D644D" w:rsidRPr="00A646BE" w:rsidRDefault="007531DD" w:rsidP="00F8395C">
            <w:pPr>
              <w:spacing w:line="0" w:lineRule="atLeast"/>
              <w:rPr>
                <w:rFonts w:asciiTheme="minorHAnsi" w:hAnsiTheme="minorHAnsi" w:cstheme="minorHAnsi"/>
                <w:color w:val="FF0000"/>
              </w:rPr>
            </w:pPr>
            <w:r w:rsidRPr="00A646BE">
              <w:rPr>
                <w:rFonts w:asciiTheme="minorHAnsi" w:hAnsiTheme="minorHAnsi" w:cstheme="minorHAnsi"/>
              </w:rPr>
              <w:t xml:space="preserve">Banks send Case File(File Name - Octopus) to IDSPL daily in the morning. This file is passive for IDSPL. This file is uploaded to IDSPL CRM system.  </w:t>
            </w:r>
            <w:r w:rsidRPr="00A646BE">
              <w:rPr>
                <w:rFonts w:asciiTheme="minorHAnsi" w:hAnsiTheme="minorHAnsi" w:cstheme="minorHAnsi"/>
                <w:color w:val="000000" w:themeColor="text1"/>
              </w:rPr>
              <w:t>Case Management User filters the Cases which have to be planned and handled for the day.</w:t>
            </w:r>
          </w:p>
        </w:tc>
      </w:tr>
      <w:tr w:rsidR="006D644D" w:rsidRPr="00A646BE" w14:paraId="3E93BD87" w14:textId="77777777" w:rsidTr="00F8395C">
        <w:trPr>
          <w:trHeight w:val="392"/>
        </w:trPr>
        <w:tc>
          <w:tcPr>
            <w:tcW w:w="1697" w:type="dxa"/>
            <w:shd w:val="clear" w:color="auto" w:fill="EEECE1" w:themeFill="background2"/>
          </w:tcPr>
          <w:p w14:paraId="231FECFD" w14:textId="77777777" w:rsidR="006D644D" w:rsidRPr="00A646BE" w:rsidRDefault="006D644D" w:rsidP="00F8395C">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Primary Actor</w:t>
            </w:r>
          </w:p>
        </w:tc>
        <w:tc>
          <w:tcPr>
            <w:tcW w:w="6723" w:type="dxa"/>
          </w:tcPr>
          <w:p w14:paraId="1AD37DF4" w14:textId="3D318656" w:rsidR="006D644D" w:rsidRPr="00A646BE" w:rsidRDefault="007531DD" w:rsidP="00F8395C">
            <w:pPr>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IDSPL Case Management User</w:t>
            </w:r>
          </w:p>
        </w:tc>
      </w:tr>
      <w:tr w:rsidR="006D644D" w:rsidRPr="00A646BE" w14:paraId="5851A997" w14:textId="77777777" w:rsidTr="00F8395C">
        <w:trPr>
          <w:trHeight w:val="653"/>
        </w:trPr>
        <w:tc>
          <w:tcPr>
            <w:tcW w:w="1697" w:type="dxa"/>
            <w:shd w:val="clear" w:color="auto" w:fill="EEECE1" w:themeFill="background2"/>
          </w:tcPr>
          <w:p w14:paraId="44DAAD3F" w14:textId="77777777" w:rsidR="006D644D" w:rsidRPr="00A646BE" w:rsidRDefault="006D644D" w:rsidP="00F8395C">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Pre-Condition</w:t>
            </w:r>
          </w:p>
        </w:tc>
        <w:tc>
          <w:tcPr>
            <w:tcW w:w="6723" w:type="dxa"/>
          </w:tcPr>
          <w:p w14:paraId="1435357D" w14:textId="3498F426" w:rsidR="006D644D" w:rsidRPr="00A646BE" w:rsidRDefault="007531DD" w:rsidP="00F8395C">
            <w:pPr>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There is a new case which is not available in the system.</w:t>
            </w:r>
          </w:p>
        </w:tc>
      </w:tr>
      <w:tr w:rsidR="006D644D" w:rsidRPr="00A646BE" w14:paraId="502B903E" w14:textId="77777777" w:rsidTr="00F8395C">
        <w:trPr>
          <w:trHeight w:val="1295"/>
        </w:trPr>
        <w:tc>
          <w:tcPr>
            <w:tcW w:w="1697" w:type="dxa"/>
            <w:shd w:val="clear" w:color="auto" w:fill="EEECE1" w:themeFill="background2"/>
          </w:tcPr>
          <w:p w14:paraId="4FE3F400" w14:textId="77777777" w:rsidR="006D644D" w:rsidRPr="00A646BE" w:rsidRDefault="006D644D" w:rsidP="00F8395C">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Basic Flow</w:t>
            </w:r>
          </w:p>
        </w:tc>
        <w:tc>
          <w:tcPr>
            <w:tcW w:w="6723" w:type="dxa"/>
          </w:tcPr>
          <w:p w14:paraId="4EAB78BF" w14:textId="77777777" w:rsidR="006D644D" w:rsidRPr="00A646BE" w:rsidRDefault="005D4EB7" w:rsidP="00F8395C">
            <w:pPr>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 xml:space="preserve">There is a new case which has to </w:t>
            </w:r>
            <w:commentRangeStart w:id="40"/>
            <w:r w:rsidR="003F12BF" w:rsidRPr="00A646BE">
              <w:rPr>
                <w:rFonts w:asciiTheme="minorHAnsi" w:hAnsiTheme="minorHAnsi" w:cstheme="minorHAnsi"/>
                <w:bdr w:val="none" w:sz="0" w:space="0" w:color="auto" w:frame="1"/>
              </w:rPr>
              <w:t>created</w:t>
            </w:r>
            <w:commentRangeEnd w:id="40"/>
            <w:r w:rsidR="0084402F">
              <w:rPr>
                <w:rStyle w:val="CommentReference"/>
              </w:rPr>
              <w:commentReference w:id="40"/>
            </w:r>
            <w:r w:rsidR="003F12BF" w:rsidRPr="00A646BE">
              <w:rPr>
                <w:rFonts w:asciiTheme="minorHAnsi" w:hAnsiTheme="minorHAnsi" w:cstheme="minorHAnsi"/>
                <w:bdr w:val="none" w:sz="0" w:space="0" w:color="auto" w:frame="1"/>
              </w:rPr>
              <w:t xml:space="preserve"> in the CRM system.</w:t>
            </w:r>
          </w:p>
          <w:p w14:paraId="3770F4AA" w14:textId="77777777" w:rsidR="003F12BF" w:rsidRPr="00A646BE" w:rsidRDefault="003F12BF" w:rsidP="00F8395C">
            <w:pPr>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Case Management provides a screen where single case also can be created.</w:t>
            </w:r>
          </w:p>
          <w:p w14:paraId="273FA862" w14:textId="65E7ACBD" w:rsidR="003F12BF" w:rsidRPr="00A646BE" w:rsidRDefault="003F12BF" w:rsidP="00F8395C">
            <w:pPr>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 xml:space="preserve">Case Creation screen provides Case Fields which have to be filled. </w:t>
            </w:r>
          </w:p>
        </w:tc>
      </w:tr>
    </w:tbl>
    <w:p w14:paraId="16E12F95" w14:textId="77777777" w:rsidR="00FA15C5" w:rsidRPr="00A646BE" w:rsidRDefault="00FA15C5" w:rsidP="00FA15C5">
      <w:pPr>
        <w:pStyle w:val="ListParagraph"/>
        <w:spacing w:after="0" w:line="240" w:lineRule="auto"/>
        <w:ind w:left="1080"/>
        <w:rPr>
          <w:rFonts w:asciiTheme="minorHAnsi" w:eastAsia="Times New Roman" w:hAnsiTheme="minorHAnsi" w:cstheme="minorHAnsi"/>
          <w:b/>
          <w:bCs/>
          <w:sz w:val="20"/>
          <w:szCs w:val="20"/>
        </w:rPr>
      </w:pPr>
    </w:p>
    <w:p w14:paraId="42503D93" w14:textId="3E46E29B" w:rsidR="00962AE7" w:rsidRPr="00A646BE" w:rsidRDefault="00033F3A" w:rsidP="008C127B">
      <w:pPr>
        <w:pStyle w:val="ListParagraph"/>
        <w:numPr>
          <w:ilvl w:val="0"/>
          <w:numId w:val="31"/>
        </w:numPr>
        <w:spacing w:after="0" w:line="240" w:lineRule="auto"/>
        <w:rPr>
          <w:rFonts w:asciiTheme="minorHAnsi" w:eastAsia="Times New Roman" w:hAnsiTheme="minorHAnsi" w:cstheme="minorHAnsi"/>
          <w:sz w:val="20"/>
          <w:szCs w:val="20"/>
        </w:rPr>
      </w:pPr>
      <w:r w:rsidRPr="00A646BE">
        <w:rPr>
          <w:rFonts w:asciiTheme="minorHAnsi" w:eastAsia="Times New Roman" w:hAnsiTheme="minorHAnsi" w:cstheme="minorHAnsi"/>
          <w:sz w:val="20"/>
          <w:szCs w:val="20"/>
        </w:rPr>
        <w:t xml:space="preserve">Display list of </w:t>
      </w:r>
      <w:r w:rsidR="00972089" w:rsidRPr="00A646BE">
        <w:rPr>
          <w:rFonts w:asciiTheme="minorHAnsi" w:eastAsia="Times New Roman" w:hAnsiTheme="minorHAnsi" w:cstheme="minorHAnsi"/>
          <w:sz w:val="20"/>
          <w:szCs w:val="20"/>
        </w:rPr>
        <w:t xml:space="preserve">pending </w:t>
      </w:r>
      <w:r w:rsidRPr="00A646BE">
        <w:rPr>
          <w:rFonts w:asciiTheme="minorHAnsi" w:eastAsia="Times New Roman" w:hAnsiTheme="minorHAnsi" w:cstheme="minorHAnsi"/>
          <w:sz w:val="20"/>
          <w:szCs w:val="20"/>
        </w:rPr>
        <w:t xml:space="preserve">Cases </w:t>
      </w:r>
      <w:r w:rsidR="00962AE7" w:rsidRPr="00A646BE">
        <w:rPr>
          <w:rFonts w:asciiTheme="minorHAnsi" w:eastAsia="Times New Roman" w:hAnsiTheme="minorHAnsi" w:cstheme="minorHAnsi"/>
          <w:sz w:val="20"/>
          <w:szCs w:val="20"/>
        </w:rPr>
        <w:t xml:space="preserve">and </w:t>
      </w:r>
      <w:r w:rsidRPr="00A646BE">
        <w:rPr>
          <w:rFonts w:asciiTheme="minorHAnsi" w:eastAsia="Times New Roman" w:hAnsiTheme="minorHAnsi" w:cstheme="minorHAnsi"/>
          <w:sz w:val="20"/>
          <w:szCs w:val="20"/>
        </w:rPr>
        <w:t>C</w:t>
      </w:r>
      <w:r w:rsidR="00962AE7" w:rsidRPr="00A646BE">
        <w:rPr>
          <w:rFonts w:asciiTheme="minorHAnsi" w:eastAsia="Times New Roman" w:hAnsiTheme="minorHAnsi" w:cstheme="minorHAnsi"/>
          <w:sz w:val="20"/>
          <w:szCs w:val="20"/>
        </w:rPr>
        <w:t>ase Details</w:t>
      </w:r>
    </w:p>
    <w:p w14:paraId="0301F6B4" w14:textId="1EDB867E" w:rsidR="00033F3A" w:rsidRPr="00A646BE" w:rsidRDefault="00033F3A" w:rsidP="00033F3A">
      <w:pPr>
        <w:spacing w:after="0" w:line="240" w:lineRule="auto"/>
        <w:rPr>
          <w:rFonts w:asciiTheme="minorHAnsi" w:eastAsia="Times New Roman" w:hAnsiTheme="minorHAnsi" w:cstheme="minorHAnsi"/>
          <w:b/>
          <w:bCs/>
          <w:sz w:val="20"/>
          <w:szCs w:val="20"/>
        </w:rPr>
      </w:pPr>
    </w:p>
    <w:tbl>
      <w:tblPr>
        <w:tblStyle w:val="TableGrid"/>
        <w:tblW w:w="0" w:type="auto"/>
        <w:tblInd w:w="1015" w:type="dxa"/>
        <w:tblLook w:val="04A0" w:firstRow="1" w:lastRow="0" w:firstColumn="1" w:lastColumn="0" w:noHBand="0" w:noVBand="1"/>
      </w:tblPr>
      <w:tblGrid>
        <w:gridCol w:w="1697"/>
        <w:gridCol w:w="6723"/>
      </w:tblGrid>
      <w:tr w:rsidR="00033F3A" w:rsidRPr="00A646BE" w14:paraId="7C5ECA97" w14:textId="77777777" w:rsidTr="00F8395C">
        <w:trPr>
          <w:trHeight w:val="406"/>
        </w:trPr>
        <w:tc>
          <w:tcPr>
            <w:tcW w:w="1697" w:type="dxa"/>
            <w:shd w:val="clear" w:color="auto" w:fill="EEECE1" w:themeFill="background2"/>
          </w:tcPr>
          <w:p w14:paraId="6EBAE01B" w14:textId="77777777" w:rsidR="00033F3A" w:rsidRPr="00A646BE" w:rsidRDefault="00033F3A" w:rsidP="00F8395C">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Use Case Name</w:t>
            </w:r>
          </w:p>
        </w:tc>
        <w:tc>
          <w:tcPr>
            <w:tcW w:w="6723" w:type="dxa"/>
          </w:tcPr>
          <w:p w14:paraId="7D9C9DCD" w14:textId="3F2523B1" w:rsidR="00033F3A" w:rsidRPr="00A646BE" w:rsidRDefault="00972089" w:rsidP="00F8395C">
            <w:pPr>
              <w:spacing w:after="0" w:line="240" w:lineRule="auto"/>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Display the list of pending Cases and Case Details</w:t>
            </w:r>
          </w:p>
        </w:tc>
      </w:tr>
      <w:tr w:rsidR="00033F3A" w:rsidRPr="00A646BE" w14:paraId="6DF627C2" w14:textId="77777777" w:rsidTr="00F8395C">
        <w:trPr>
          <w:trHeight w:val="653"/>
        </w:trPr>
        <w:tc>
          <w:tcPr>
            <w:tcW w:w="1697" w:type="dxa"/>
            <w:shd w:val="clear" w:color="auto" w:fill="EEECE1" w:themeFill="background2"/>
          </w:tcPr>
          <w:p w14:paraId="5B8EEC47" w14:textId="77777777" w:rsidR="00033F3A" w:rsidRPr="00A646BE" w:rsidRDefault="00033F3A" w:rsidP="00F8395C">
            <w:pPr>
              <w:jc w:val="left"/>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Use Case Description</w:t>
            </w:r>
          </w:p>
        </w:tc>
        <w:tc>
          <w:tcPr>
            <w:tcW w:w="6723" w:type="dxa"/>
          </w:tcPr>
          <w:p w14:paraId="150B4F84" w14:textId="534ADD2F" w:rsidR="00033F3A" w:rsidRPr="00A646BE" w:rsidRDefault="00724A55" w:rsidP="00F8395C">
            <w:pPr>
              <w:spacing w:line="0" w:lineRule="atLeast"/>
              <w:rPr>
                <w:rFonts w:asciiTheme="minorHAnsi" w:hAnsiTheme="minorHAnsi" w:cstheme="minorHAnsi"/>
                <w:color w:val="FF0000"/>
              </w:rPr>
            </w:pPr>
            <w:r w:rsidRPr="00A646BE">
              <w:rPr>
                <w:rFonts w:asciiTheme="minorHAnsi" w:hAnsiTheme="minorHAnsi" w:cstheme="minorHAnsi"/>
                <w:bdr w:val="none" w:sz="0" w:space="0" w:color="auto" w:frame="1"/>
              </w:rPr>
              <w:t>This Use Case pulls all the pending Cases from the CRM Database and displayed in multiples of 10,20,50. When User clicks on any Case then Case Details are displayed in the Screen.</w:t>
            </w:r>
          </w:p>
        </w:tc>
      </w:tr>
      <w:tr w:rsidR="00033F3A" w:rsidRPr="00A646BE" w14:paraId="17671193" w14:textId="77777777" w:rsidTr="00F8395C">
        <w:trPr>
          <w:trHeight w:val="392"/>
        </w:trPr>
        <w:tc>
          <w:tcPr>
            <w:tcW w:w="1697" w:type="dxa"/>
            <w:shd w:val="clear" w:color="auto" w:fill="EEECE1" w:themeFill="background2"/>
          </w:tcPr>
          <w:p w14:paraId="17602F25" w14:textId="77777777" w:rsidR="00033F3A" w:rsidRPr="00A646BE" w:rsidRDefault="00033F3A" w:rsidP="00F8395C">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Primary Actor</w:t>
            </w:r>
          </w:p>
        </w:tc>
        <w:tc>
          <w:tcPr>
            <w:tcW w:w="6723" w:type="dxa"/>
          </w:tcPr>
          <w:p w14:paraId="5FFD670C" w14:textId="4B8F74B9" w:rsidR="00033F3A" w:rsidRPr="00A646BE" w:rsidRDefault="00F7420A" w:rsidP="00F8395C">
            <w:pPr>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Case Management User</w:t>
            </w:r>
          </w:p>
        </w:tc>
      </w:tr>
      <w:tr w:rsidR="00033F3A" w:rsidRPr="00A646BE" w14:paraId="7226FA9B" w14:textId="77777777" w:rsidTr="00F8395C">
        <w:trPr>
          <w:trHeight w:val="653"/>
        </w:trPr>
        <w:tc>
          <w:tcPr>
            <w:tcW w:w="1697" w:type="dxa"/>
            <w:shd w:val="clear" w:color="auto" w:fill="EEECE1" w:themeFill="background2"/>
          </w:tcPr>
          <w:p w14:paraId="681A028D" w14:textId="77777777" w:rsidR="00033F3A" w:rsidRPr="00A646BE" w:rsidRDefault="00033F3A" w:rsidP="00F8395C">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Pre-Condition</w:t>
            </w:r>
          </w:p>
        </w:tc>
        <w:tc>
          <w:tcPr>
            <w:tcW w:w="6723" w:type="dxa"/>
          </w:tcPr>
          <w:p w14:paraId="48E0C65F" w14:textId="6BF2E7A3" w:rsidR="00033F3A" w:rsidRPr="00A646BE" w:rsidRDefault="00F7420A" w:rsidP="00F8395C">
            <w:pPr>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There are pending Cases with IDSPL</w:t>
            </w:r>
          </w:p>
        </w:tc>
      </w:tr>
      <w:tr w:rsidR="00033F3A" w:rsidRPr="00A646BE" w14:paraId="2DC3E700" w14:textId="77777777" w:rsidTr="00F8395C">
        <w:trPr>
          <w:trHeight w:val="1295"/>
        </w:trPr>
        <w:tc>
          <w:tcPr>
            <w:tcW w:w="1697" w:type="dxa"/>
            <w:shd w:val="clear" w:color="auto" w:fill="EEECE1" w:themeFill="background2"/>
          </w:tcPr>
          <w:p w14:paraId="5C69132E" w14:textId="77777777" w:rsidR="00033F3A" w:rsidRPr="00A646BE" w:rsidRDefault="00033F3A" w:rsidP="00F8395C">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Basic Flow</w:t>
            </w:r>
          </w:p>
        </w:tc>
        <w:tc>
          <w:tcPr>
            <w:tcW w:w="6723" w:type="dxa"/>
          </w:tcPr>
          <w:p w14:paraId="6090BF34" w14:textId="77777777" w:rsidR="00033F3A" w:rsidRPr="00A646BE" w:rsidRDefault="0035594B" w:rsidP="00886ABB">
            <w:p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Display the list of pending Cases and Case Details</w:t>
            </w:r>
          </w:p>
          <w:p w14:paraId="06A3A8F7" w14:textId="77777777" w:rsidR="0035594B" w:rsidRPr="00A646BE" w:rsidRDefault="0035594B" w:rsidP="00886ABB">
            <w:pPr>
              <w:spacing w:after="0"/>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Steps:</w:t>
            </w:r>
          </w:p>
          <w:p w14:paraId="4F95BE62" w14:textId="08DA8C9E" w:rsidR="0035594B" w:rsidRPr="00A646BE" w:rsidRDefault="0035594B" w:rsidP="00886ABB">
            <w:pPr>
              <w:pStyle w:val="ListParagraph"/>
              <w:numPr>
                <w:ilvl w:val="0"/>
                <w:numId w:val="56"/>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Click “</w:t>
            </w:r>
            <w:r w:rsidR="00957839" w:rsidRPr="00A646BE">
              <w:rPr>
                <w:rFonts w:asciiTheme="minorHAnsi" w:hAnsiTheme="minorHAnsi" w:cstheme="minorHAnsi"/>
                <w:bdr w:val="none" w:sz="0" w:space="0" w:color="auto" w:frame="1"/>
              </w:rPr>
              <w:t>Display pending Cases</w:t>
            </w:r>
            <w:r w:rsidRPr="00A646BE">
              <w:rPr>
                <w:rFonts w:asciiTheme="minorHAnsi" w:hAnsiTheme="minorHAnsi" w:cstheme="minorHAnsi"/>
                <w:bdr w:val="none" w:sz="0" w:space="0" w:color="auto" w:frame="1"/>
              </w:rPr>
              <w:t>” option in the home screen.</w:t>
            </w:r>
          </w:p>
          <w:p w14:paraId="3EB58759" w14:textId="7660F785" w:rsidR="0035594B" w:rsidRPr="00A646BE" w:rsidRDefault="0035594B" w:rsidP="00886ABB">
            <w:pPr>
              <w:pStyle w:val="ListParagraph"/>
              <w:numPr>
                <w:ilvl w:val="0"/>
                <w:numId w:val="56"/>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 xml:space="preserve">If there is only one </w:t>
            </w:r>
            <w:r w:rsidR="00957839" w:rsidRPr="00A646BE">
              <w:rPr>
                <w:rFonts w:asciiTheme="minorHAnsi" w:hAnsiTheme="minorHAnsi" w:cstheme="minorHAnsi"/>
                <w:bdr w:val="none" w:sz="0" w:space="0" w:color="auto" w:frame="1"/>
              </w:rPr>
              <w:t>pending case</w:t>
            </w:r>
            <w:r w:rsidRPr="00A646BE">
              <w:rPr>
                <w:rFonts w:asciiTheme="minorHAnsi" w:hAnsiTheme="minorHAnsi" w:cstheme="minorHAnsi"/>
                <w:bdr w:val="none" w:sz="0" w:space="0" w:color="auto" w:frame="1"/>
              </w:rPr>
              <w:t xml:space="preserve">, then </w:t>
            </w:r>
            <w:r w:rsidR="00957839" w:rsidRPr="00A646BE">
              <w:rPr>
                <w:rFonts w:asciiTheme="minorHAnsi" w:hAnsiTheme="minorHAnsi" w:cstheme="minorHAnsi"/>
                <w:bdr w:val="none" w:sz="0" w:space="0" w:color="auto" w:frame="1"/>
              </w:rPr>
              <w:t xml:space="preserve">Case </w:t>
            </w:r>
            <w:r w:rsidRPr="00A646BE">
              <w:rPr>
                <w:rFonts w:asciiTheme="minorHAnsi" w:hAnsiTheme="minorHAnsi" w:cstheme="minorHAnsi"/>
                <w:bdr w:val="none" w:sz="0" w:space="0" w:color="auto" w:frame="1"/>
              </w:rPr>
              <w:t>details will be displayed</w:t>
            </w:r>
          </w:p>
          <w:p w14:paraId="4611A3C0" w14:textId="0A88C1C8" w:rsidR="0035594B" w:rsidRPr="00A646BE" w:rsidRDefault="0035594B" w:rsidP="00886ABB">
            <w:p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 xml:space="preserve">If there are multiple </w:t>
            </w:r>
            <w:r w:rsidR="00715471" w:rsidRPr="00A646BE">
              <w:rPr>
                <w:rFonts w:asciiTheme="minorHAnsi" w:hAnsiTheme="minorHAnsi" w:cstheme="minorHAnsi"/>
                <w:bdr w:val="none" w:sz="0" w:space="0" w:color="auto" w:frame="1"/>
              </w:rPr>
              <w:t>pending cases</w:t>
            </w:r>
            <w:r w:rsidRPr="00A646BE">
              <w:rPr>
                <w:rFonts w:asciiTheme="minorHAnsi" w:hAnsiTheme="minorHAnsi" w:cstheme="minorHAnsi"/>
                <w:bdr w:val="none" w:sz="0" w:space="0" w:color="auto" w:frame="1"/>
              </w:rPr>
              <w:t xml:space="preserve">, then list of </w:t>
            </w:r>
            <w:r w:rsidR="00715471" w:rsidRPr="00A646BE">
              <w:rPr>
                <w:rFonts w:asciiTheme="minorHAnsi" w:hAnsiTheme="minorHAnsi" w:cstheme="minorHAnsi"/>
                <w:bdr w:val="none" w:sz="0" w:space="0" w:color="auto" w:frame="1"/>
              </w:rPr>
              <w:t>pending cases</w:t>
            </w:r>
            <w:r w:rsidRPr="00A646BE">
              <w:rPr>
                <w:rFonts w:asciiTheme="minorHAnsi" w:hAnsiTheme="minorHAnsi" w:cstheme="minorHAnsi"/>
                <w:bdr w:val="none" w:sz="0" w:space="0" w:color="auto" w:frame="1"/>
              </w:rPr>
              <w:t xml:space="preserve"> are displayed. </w:t>
            </w:r>
            <w:r w:rsidR="00715471" w:rsidRPr="00A646BE">
              <w:rPr>
                <w:rFonts w:asciiTheme="minorHAnsi" w:hAnsiTheme="minorHAnsi" w:cstheme="minorHAnsi"/>
                <w:bdr w:val="none" w:sz="0" w:space="0" w:color="auto" w:frame="1"/>
              </w:rPr>
              <w:t xml:space="preserve">User </w:t>
            </w:r>
            <w:r w:rsidRPr="00A646BE">
              <w:rPr>
                <w:rFonts w:asciiTheme="minorHAnsi" w:hAnsiTheme="minorHAnsi" w:cstheme="minorHAnsi"/>
                <w:bdr w:val="none" w:sz="0" w:space="0" w:color="auto" w:frame="1"/>
              </w:rPr>
              <w:t xml:space="preserve">can open any </w:t>
            </w:r>
            <w:r w:rsidR="00715471" w:rsidRPr="00A646BE">
              <w:rPr>
                <w:rFonts w:asciiTheme="minorHAnsi" w:hAnsiTheme="minorHAnsi" w:cstheme="minorHAnsi"/>
                <w:bdr w:val="none" w:sz="0" w:space="0" w:color="auto" w:frame="1"/>
              </w:rPr>
              <w:t>case</w:t>
            </w:r>
            <w:r w:rsidRPr="00A646BE">
              <w:rPr>
                <w:rFonts w:asciiTheme="minorHAnsi" w:hAnsiTheme="minorHAnsi" w:cstheme="minorHAnsi"/>
                <w:bdr w:val="none" w:sz="0" w:space="0" w:color="auto" w:frame="1"/>
              </w:rPr>
              <w:t xml:space="preserve"> and </w:t>
            </w:r>
            <w:r w:rsidR="00715471" w:rsidRPr="00A646BE">
              <w:rPr>
                <w:rFonts w:asciiTheme="minorHAnsi" w:hAnsiTheme="minorHAnsi" w:cstheme="minorHAnsi"/>
                <w:bdr w:val="none" w:sz="0" w:space="0" w:color="auto" w:frame="1"/>
              </w:rPr>
              <w:t>view</w:t>
            </w:r>
            <w:r w:rsidRPr="00A646BE">
              <w:rPr>
                <w:rFonts w:asciiTheme="minorHAnsi" w:hAnsiTheme="minorHAnsi" w:cstheme="minorHAnsi"/>
                <w:bdr w:val="none" w:sz="0" w:space="0" w:color="auto" w:frame="1"/>
              </w:rPr>
              <w:t xml:space="preserve"> the </w:t>
            </w:r>
            <w:r w:rsidR="00715471" w:rsidRPr="00A646BE">
              <w:rPr>
                <w:rFonts w:asciiTheme="minorHAnsi" w:hAnsiTheme="minorHAnsi" w:cstheme="minorHAnsi"/>
                <w:bdr w:val="none" w:sz="0" w:space="0" w:color="auto" w:frame="1"/>
              </w:rPr>
              <w:t xml:space="preserve">Case </w:t>
            </w:r>
            <w:r w:rsidRPr="00A646BE">
              <w:rPr>
                <w:rFonts w:asciiTheme="minorHAnsi" w:hAnsiTheme="minorHAnsi" w:cstheme="minorHAnsi"/>
                <w:bdr w:val="none" w:sz="0" w:space="0" w:color="auto" w:frame="1"/>
              </w:rPr>
              <w:t>details</w:t>
            </w:r>
          </w:p>
        </w:tc>
      </w:tr>
    </w:tbl>
    <w:p w14:paraId="66C355AE" w14:textId="77777777" w:rsidR="00033F3A" w:rsidRPr="00A646BE" w:rsidRDefault="00033F3A" w:rsidP="00033F3A">
      <w:pPr>
        <w:spacing w:after="0" w:line="240" w:lineRule="auto"/>
        <w:rPr>
          <w:rFonts w:asciiTheme="minorHAnsi" w:eastAsia="Times New Roman" w:hAnsiTheme="minorHAnsi" w:cstheme="minorHAnsi"/>
          <w:b/>
          <w:bCs/>
          <w:sz w:val="20"/>
          <w:szCs w:val="20"/>
        </w:rPr>
      </w:pPr>
    </w:p>
    <w:p w14:paraId="62E5A443" w14:textId="77777777" w:rsidR="00033F3A" w:rsidRPr="00A646BE" w:rsidRDefault="00033F3A" w:rsidP="00033F3A">
      <w:pPr>
        <w:spacing w:after="0" w:line="240" w:lineRule="auto"/>
        <w:rPr>
          <w:rFonts w:asciiTheme="minorHAnsi" w:eastAsia="Times New Roman" w:hAnsiTheme="minorHAnsi" w:cstheme="minorHAnsi"/>
          <w:b/>
          <w:bCs/>
          <w:sz w:val="20"/>
          <w:szCs w:val="20"/>
        </w:rPr>
      </w:pPr>
    </w:p>
    <w:p w14:paraId="1B571602" w14:textId="4D5E859E" w:rsidR="00962AE7" w:rsidRPr="00A646BE" w:rsidRDefault="00962AE7" w:rsidP="0028738B">
      <w:pPr>
        <w:pStyle w:val="ListParagraph"/>
        <w:numPr>
          <w:ilvl w:val="0"/>
          <w:numId w:val="50"/>
        </w:numPr>
        <w:spacing w:after="0" w:line="240" w:lineRule="auto"/>
        <w:rPr>
          <w:rFonts w:asciiTheme="minorHAnsi" w:eastAsia="Times New Roman" w:hAnsiTheme="minorHAnsi" w:cstheme="minorHAnsi"/>
          <w:b/>
          <w:bCs/>
          <w:sz w:val="20"/>
          <w:szCs w:val="20"/>
        </w:rPr>
      </w:pPr>
      <w:r w:rsidRPr="00A646BE">
        <w:rPr>
          <w:rFonts w:asciiTheme="minorHAnsi" w:eastAsia="Times New Roman" w:hAnsiTheme="minorHAnsi" w:cstheme="minorHAnsi"/>
          <w:b/>
          <w:bCs/>
          <w:sz w:val="20"/>
          <w:szCs w:val="20"/>
        </w:rPr>
        <w:t>Case Updation</w:t>
      </w:r>
      <w:r w:rsidR="00E178A4" w:rsidRPr="00A646BE">
        <w:rPr>
          <w:rFonts w:asciiTheme="minorHAnsi" w:eastAsia="Times New Roman" w:hAnsiTheme="minorHAnsi" w:cstheme="minorHAnsi"/>
          <w:b/>
          <w:bCs/>
          <w:sz w:val="20"/>
          <w:szCs w:val="20"/>
        </w:rPr>
        <w:t xml:space="preserve"> – Re-allocation, Re-</w:t>
      </w:r>
      <w:r w:rsidR="0084402F" w:rsidRPr="00A646BE">
        <w:rPr>
          <w:rFonts w:asciiTheme="minorHAnsi" w:eastAsia="Times New Roman" w:hAnsiTheme="minorHAnsi" w:cstheme="minorHAnsi"/>
          <w:b/>
          <w:bCs/>
          <w:sz w:val="20"/>
          <w:szCs w:val="20"/>
        </w:rPr>
        <w:t>planning,</w:t>
      </w:r>
      <w:r w:rsidR="00E178A4" w:rsidRPr="00A646BE">
        <w:rPr>
          <w:rFonts w:asciiTheme="minorHAnsi" w:eastAsia="Times New Roman" w:hAnsiTheme="minorHAnsi" w:cstheme="minorHAnsi"/>
          <w:b/>
          <w:bCs/>
          <w:sz w:val="20"/>
          <w:szCs w:val="20"/>
        </w:rPr>
        <w:t xml:space="preserve"> and Proactive cases</w:t>
      </w:r>
    </w:p>
    <w:p w14:paraId="235AD039" w14:textId="4F469FD4" w:rsidR="00686E2C" w:rsidRPr="00A646BE" w:rsidRDefault="00686E2C" w:rsidP="0028738B">
      <w:pPr>
        <w:pStyle w:val="ListParagraph"/>
        <w:numPr>
          <w:ilvl w:val="0"/>
          <w:numId w:val="51"/>
        </w:numPr>
        <w:spacing w:after="0" w:line="0" w:lineRule="atLeast"/>
        <w:rPr>
          <w:rFonts w:asciiTheme="minorHAnsi" w:hAnsiTheme="minorHAnsi" w:cstheme="minorHAnsi"/>
          <w:sz w:val="20"/>
          <w:szCs w:val="20"/>
        </w:rPr>
      </w:pPr>
      <w:r w:rsidRPr="00A646BE">
        <w:rPr>
          <w:rFonts w:asciiTheme="minorHAnsi" w:eastAsia="Times New Roman" w:hAnsiTheme="minorHAnsi" w:cstheme="minorHAnsi"/>
          <w:b/>
          <w:bCs/>
          <w:sz w:val="20"/>
          <w:szCs w:val="20"/>
        </w:rPr>
        <w:t xml:space="preserve">Case Re-allocation - </w:t>
      </w:r>
      <w:r w:rsidRPr="00A646BE">
        <w:rPr>
          <w:rFonts w:asciiTheme="minorHAnsi" w:hAnsiTheme="minorHAnsi" w:cstheme="minorHAnsi"/>
          <w:sz w:val="20"/>
          <w:szCs w:val="20"/>
        </w:rPr>
        <w:t xml:space="preserve">Assigning the cases to different FSEs and </w:t>
      </w:r>
      <w:r w:rsidR="00A37C93" w:rsidRPr="00A646BE">
        <w:rPr>
          <w:rFonts w:asciiTheme="minorHAnsi" w:hAnsiTheme="minorHAnsi" w:cstheme="minorHAnsi"/>
          <w:sz w:val="20"/>
          <w:szCs w:val="20"/>
        </w:rPr>
        <w:t xml:space="preserve">updating </w:t>
      </w:r>
      <w:r w:rsidRPr="00A646BE">
        <w:rPr>
          <w:rFonts w:asciiTheme="minorHAnsi" w:hAnsiTheme="minorHAnsi" w:cstheme="minorHAnsi"/>
          <w:sz w:val="20"/>
          <w:szCs w:val="20"/>
        </w:rPr>
        <w:t>the planned date</w:t>
      </w:r>
      <w:r w:rsidR="00A37C93" w:rsidRPr="00A646BE">
        <w:rPr>
          <w:rFonts w:asciiTheme="minorHAnsi" w:hAnsiTheme="minorHAnsi" w:cstheme="minorHAnsi"/>
          <w:sz w:val="20"/>
          <w:szCs w:val="20"/>
        </w:rPr>
        <w:t xml:space="preserve">. </w:t>
      </w:r>
      <w:r w:rsidRPr="00A646BE">
        <w:rPr>
          <w:rFonts w:asciiTheme="minorHAnsi" w:hAnsiTheme="minorHAnsi" w:cstheme="minorHAnsi"/>
          <w:sz w:val="20"/>
          <w:szCs w:val="20"/>
        </w:rPr>
        <w:t xml:space="preserve">Allocation of cases </w:t>
      </w:r>
      <w:r w:rsidR="00A37C93" w:rsidRPr="00A646BE">
        <w:rPr>
          <w:rFonts w:asciiTheme="minorHAnsi" w:hAnsiTheme="minorHAnsi" w:cstheme="minorHAnsi"/>
          <w:sz w:val="20"/>
          <w:szCs w:val="20"/>
        </w:rPr>
        <w:t>from</w:t>
      </w:r>
      <w:r w:rsidRPr="00A646BE">
        <w:rPr>
          <w:rFonts w:asciiTheme="minorHAnsi" w:hAnsiTheme="minorHAnsi" w:cstheme="minorHAnsi"/>
          <w:sz w:val="20"/>
          <w:szCs w:val="20"/>
        </w:rPr>
        <w:t xml:space="preserve"> </w:t>
      </w:r>
      <w:r w:rsidR="00A37C93" w:rsidRPr="00A646BE">
        <w:rPr>
          <w:rFonts w:asciiTheme="minorHAnsi" w:hAnsiTheme="minorHAnsi" w:cstheme="minorHAnsi"/>
          <w:sz w:val="20"/>
          <w:szCs w:val="20"/>
        </w:rPr>
        <w:t xml:space="preserve">one set of </w:t>
      </w:r>
      <w:r w:rsidRPr="00A646BE">
        <w:rPr>
          <w:rFonts w:asciiTheme="minorHAnsi" w:hAnsiTheme="minorHAnsi" w:cstheme="minorHAnsi"/>
          <w:sz w:val="20"/>
          <w:szCs w:val="20"/>
        </w:rPr>
        <w:t>FSE</w:t>
      </w:r>
      <w:r w:rsidR="00A37C93" w:rsidRPr="00A646BE">
        <w:rPr>
          <w:rFonts w:asciiTheme="minorHAnsi" w:hAnsiTheme="minorHAnsi" w:cstheme="minorHAnsi"/>
          <w:sz w:val="20"/>
          <w:szCs w:val="20"/>
        </w:rPr>
        <w:t>s</w:t>
      </w:r>
      <w:r w:rsidRPr="00A646BE">
        <w:rPr>
          <w:rFonts w:asciiTheme="minorHAnsi" w:hAnsiTheme="minorHAnsi" w:cstheme="minorHAnsi"/>
          <w:sz w:val="20"/>
          <w:szCs w:val="20"/>
        </w:rPr>
        <w:t xml:space="preserve"> to another </w:t>
      </w:r>
      <w:r w:rsidR="00A37C93" w:rsidRPr="00A646BE">
        <w:rPr>
          <w:rFonts w:asciiTheme="minorHAnsi" w:hAnsiTheme="minorHAnsi" w:cstheme="minorHAnsi"/>
          <w:sz w:val="20"/>
          <w:szCs w:val="20"/>
        </w:rPr>
        <w:t xml:space="preserve">set of </w:t>
      </w:r>
      <w:r w:rsidRPr="00A646BE">
        <w:rPr>
          <w:rFonts w:asciiTheme="minorHAnsi" w:hAnsiTheme="minorHAnsi" w:cstheme="minorHAnsi"/>
          <w:sz w:val="20"/>
          <w:szCs w:val="20"/>
        </w:rPr>
        <w:t>FSEs.</w:t>
      </w:r>
      <w:r w:rsidR="00A37C93" w:rsidRPr="00A646BE">
        <w:rPr>
          <w:rFonts w:asciiTheme="minorHAnsi" w:hAnsiTheme="minorHAnsi" w:cstheme="minorHAnsi"/>
          <w:sz w:val="20"/>
          <w:szCs w:val="20"/>
        </w:rPr>
        <w:t xml:space="preserve"> Option of uploading </w:t>
      </w:r>
      <w:r w:rsidRPr="00A646BE">
        <w:rPr>
          <w:rFonts w:asciiTheme="minorHAnsi" w:hAnsiTheme="minorHAnsi" w:cstheme="minorHAnsi"/>
          <w:sz w:val="20"/>
          <w:szCs w:val="20"/>
        </w:rPr>
        <w:t xml:space="preserve">excel file </w:t>
      </w:r>
      <w:r w:rsidR="00A37C93" w:rsidRPr="00A646BE">
        <w:rPr>
          <w:rFonts w:asciiTheme="minorHAnsi" w:hAnsiTheme="minorHAnsi" w:cstheme="minorHAnsi"/>
          <w:sz w:val="20"/>
          <w:szCs w:val="20"/>
        </w:rPr>
        <w:t xml:space="preserve">for </w:t>
      </w:r>
      <w:r w:rsidRPr="00A646BE">
        <w:rPr>
          <w:rFonts w:asciiTheme="minorHAnsi" w:hAnsiTheme="minorHAnsi" w:cstheme="minorHAnsi"/>
          <w:sz w:val="20"/>
          <w:szCs w:val="20"/>
        </w:rPr>
        <w:t>re-allocation of multiple cases using Docket ID, FSE, Planned Date</w:t>
      </w:r>
      <w:r w:rsidR="00A37C93" w:rsidRPr="00A646BE">
        <w:rPr>
          <w:rFonts w:asciiTheme="minorHAnsi" w:hAnsiTheme="minorHAnsi" w:cstheme="minorHAnsi"/>
          <w:sz w:val="20"/>
          <w:szCs w:val="20"/>
        </w:rPr>
        <w:t>.</w:t>
      </w:r>
    </w:p>
    <w:p w14:paraId="18E4FB57" w14:textId="50B12CD3" w:rsidR="00686E2C" w:rsidRPr="00A646BE" w:rsidRDefault="00686E2C" w:rsidP="0028738B">
      <w:pPr>
        <w:pStyle w:val="ListParagraph"/>
        <w:numPr>
          <w:ilvl w:val="0"/>
          <w:numId w:val="51"/>
        </w:numPr>
        <w:spacing w:after="0" w:line="240" w:lineRule="auto"/>
        <w:rPr>
          <w:rFonts w:asciiTheme="minorHAnsi" w:hAnsiTheme="minorHAnsi" w:cstheme="minorHAnsi"/>
          <w:sz w:val="20"/>
          <w:szCs w:val="20"/>
        </w:rPr>
      </w:pPr>
      <w:r w:rsidRPr="00A646BE">
        <w:rPr>
          <w:rFonts w:asciiTheme="minorHAnsi" w:eastAsia="Times New Roman" w:hAnsiTheme="minorHAnsi" w:cstheme="minorHAnsi"/>
          <w:b/>
          <w:bCs/>
          <w:sz w:val="20"/>
          <w:szCs w:val="20"/>
        </w:rPr>
        <w:lastRenderedPageBreak/>
        <w:t xml:space="preserve">Case Re-planning - </w:t>
      </w:r>
      <w:r w:rsidRPr="00A646BE">
        <w:rPr>
          <w:rFonts w:asciiTheme="minorHAnsi" w:hAnsiTheme="minorHAnsi" w:cstheme="minorHAnsi"/>
          <w:sz w:val="20"/>
          <w:szCs w:val="20"/>
        </w:rPr>
        <w:t xml:space="preserve">FSE is assigned </w:t>
      </w:r>
      <w:r w:rsidR="00A37C93" w:rsidRPr="00A646BE">
        <w:rPr>
          <w:rFonts w:asciiTheme="minorHAnsi" w:hAnsiTheme="minorHAnsi" w:cstheme="minorHAnsi"/>
          <w:sz w:val="20"/>
          <w:szCs w:val="20"/>
        </w:rPr>
        <w:t xml:space="preserve">with </w:t>
      </w:r>
      <w:r w:rsidRPr="00A646BE">
        <w:rPr>
          <w:rFonts w:asciiTheme="minorHAnsi" w:hAnsiTheme="minorHAnsi" w:cstheme="minorHAnsi"/>
          <w:sz w:val="20"/>
          <w:szCs w:val="20"/>
        </w:rPr>
        <w:t>few cases and in case FSE could not complete the cases then Planned Date is changed in the system. Same thing is reflected in the FSE Mobile App</w:t>
      </w:r>
      <w:r w:rsidR="00A37C93" w:rsidRPr="00A646BE">
        <w:rPr>
          <w:rFonts w:asciiTheme="minorHAnsi" w:hAnsiTheme="minorHAnsi" w:cstheme="minorHAnsi"/>
          <w:sz w:val="20"/>
          <w:szCs w:val="20"/>
        </w:rPr>
        <w:t xml:space="preserve"> as well.</w:t>
      </w:r>
    </w:p>
    <w:p w14:paraId="5E568539" w14:textId="77777777" w:rsidR="00E81775" w:rsidRPr="00A646BE" w:rsidRDefault="00E81775" w:rsidP="00E81775">
      <w:pPr>
        <w:pStyle w:val="ListParagraph"/>
        <w:numPr>
          <w:ilvl w:val="0"/>
          <w:numId w:val="51"/>
        </w:numPr>
        <w:spacing w:after="0" w:line="240" w:lineRule="auto"/>
        <w:rPr>
          <w:rFonts w:asciiTheme="minorHAnsi" w:eastAsia="Times New Roman" w:hAnsiTheme="minorHAnsi" w:cstheme="minorHAnsi"/>
          <w:sz w:val="20"/>
          <w:szCs w:val="20"/>
        </w:rPr>
      </w:pPr>
      <w:bookmarkStart w:id="41" w:name="_Hlk107160518"/>
      <w:r w:rsidRPr="00A646BE">
        <w:rPr>
          <w:rFonts w:asciiTheme="minorHAnsi" w:eastAsia="Times New Roman" w:hAnsiTheme="minorHAnsi" w:cstheme="minorHAnsi"/>
          <w:b/>
          <w:bCs/>
          <w:sz w:val="20"/>
          <w:szCs w:val="20"/>
        </w:rPr>
        <w:t xml:space="preserve">Proactive Roll Count </w:t>
      </w:r>
      <w:r w:rsidRPr="00A646BE">
        <w:rPr>
          <w:rFonts w:asciiTheme="minorHAnsi" w:eastAsia="Times New Roman" w:hAnsiTheme="minorHAnsi" w:cstheme="minorHAnsi"/>
          <w:sz w:val="20"/>
          <w:szCs w:val="20"/>
        </w:rPr>
        <w:t>– In the month beginning Banks send the case file(Proactive Cases) which contains the cases of Call Category with SC_Roll. Dashboard shows the daily pending cases with Proactive Roll Count field. If there is any Proactive case is available against TID of pending case, then Proactive Roll Count field is updated with the Roll count mentioned in the Proactive case. Then FSE can take up both cases pertaining to the TID.</w:t>
      </w:r>
    </w:p>
    <w:p w14:paraId="5A128BB5" w14:textId="77777777" w:rsidR="00E81775" w:rsidRPr="00A646BE" w:rsidRDefault="00E81775" w:rsidP="00E81775">
      <w:pPr>
        <w:spacing w:after="0" w:line="0" w:lineRule="atLeast"/>
        <w:rPr>
          <w:rFonts w:asciiTheme="minorHAnsi" w:hAnsiTheme="minorHAnsi" w:cstheme="minorHAnsi"/>
          <w:color w:val="FF0000"/>
          <w:sz w:val="20"/>
          <w:szCs w:val="20"/>
        </w:rPr>
      </w:pPr>
    </w:p>
    <w:bookmarkEnd w:id="41"/>
    <w:p w14:paraId="2804063D" w14:textId="77777777" w:rsidR="000E64CF" w:rsidRPr="00A646BE" w:rsidRDefault="000E64CF" w:rsidP="00686E2C">
      <w:pPr>
        <w:spacing w:after="0" w:line="0" w:lineRule="atLeast"/>
        <w:rPr>
          <w:rFonts w:asciiTheme="minorHAnsi" w:hAnsiTheme="minorHAnsi" w:cstheme="minorHAnsi"/>
          <w:sz w:val="20"/>
          <w:szCs w:val="20"/>
        </w:rPr>
      </w:pPr>
    </w:p>
    <w:tbl>
      <w:tblPr>
        <w:tblStyle w:val="TableGrid"/>
        <w:tblW w:w="0" w:type="auto"/>
        <w:tblInd w:w="1015" w:type="dxa"/>
        <w:tblLook w:val="04A0" w:firstRow="1" w:lastRow="0" w:firstColumn="1" w:lastColumn="0" w:noHBand="0" w:noVBand="1"/>
      </w:tblPr>
      <w:tblGrid>
        <w:gridCol w:w="1697"/>
        <w:gridCol w:w="6723"/>
      </w:tblGrid>
      <w:tr w:rsidR="00D03380" w:rsidRPr="00A646BE" w14:paraId="3D673000" w14:textId="77777777" w:rsidTr="00F8395C">
        <w:trPr>
          <w:trHeight w:val="406"/>
        </w:trPr>
        <w:tc>
          <w:tcPr>
            <w:tcW w:w="1697" w:type="dxa"/>
            <w:shd w:val="clear" w:color="auto" w:fill="EEECE1" w:themeFill="background2"/>
          </w:tcPr>
          <w:p w14:paraId="07A0092C" w14:textId="77777777" w:rsidR="00D03380" w:rsidRPr="00A646BE" w:rsidRDefault="00D03380" w:rsidP="00F8395C">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Use Case Name</w:t>
            </w:r>
          </w:p>
        </w:tc>
        <w:tc>
          <w:tcPr>
            <w:tcW w:w="6723" w:type="dxa"/>
          </w:tcPr>
          <w:p w14:paraId="218C83CD" w14:textId="502AA5EC" w:rsidR="00D03380" w:rsidRPr="00A646BE" w:rsidRDefault="00E178A4" w:rsidP="00E178A4">
            <w:pPr>
              <w:spacing w:after="0" w:line="240" w:lineRule="auto"/>
              <w:rPr>
                <w:rFonts w:asciiTheme="minorHAnsi" w:eastAsia="Times New Roman" w:hAnsiTheme="minorHAnsi" w:cstheme="minorHAnsi"/>
              </w:rPr>
            </w:pPr>
            <w:r w:rsidRPr="00A646BE">
              <w:rPr>
                <w:rFonts w:asciiTheme="minorHAnsi" w:eastAsia="Times New Roman" w:hAnsiTheme="minorHAnsi" w:cstheme="minorHAnsi"/>
              </w:rPr>
              <w:t>Case Updation – Re-allocation, Re-</w:t>
            </w:r>
            <w:r w:rsidR="0084402F" w:rsidRPr="00A646BE">
              <w:rPr>
                <w:rFonts w:asciiTheme="minorHAnsi" w:eastAsia="Times New Roman" w:hAnsiTheme="minorHAnsi" w:cstheme="minorHAnsi"/>
              </w:rPr>
              <w:t>planning,</w:t>
            </w:r>
            <w:r w:rsidRPr="00A646BE">
              <w:rPr>
                <w:rFonts w:asciiTheme="minorHAnsi" w:eastAsia="Times New Roman" w:hAnsiTheme="minorHAnsi" w:cstheme="minorHAnsi"/>
              </w:rPr>
              <w:t xml:space="preserve"> and Proactive cases</w:t>
            </w:r>
          </w:p>
          <w:p w14:paraId="26A90666" w14:textId="77777777" w:rsidR="00D03380" w:rsidRPr="00A646BE" w:rsidRDefault="00D03380" w:rsidP="00F8395C">
            <w:pPr>
              <w:spacing w:after="0" w:line="240" w:lineRule="auto"/>
              <w:rPr>
                <w:rFonts w:asciiTheme="minorHAnsi" w:hAnsiTheme="minorHAnsi" w:cstheme="minorHAnsi"/>
                <w:bdr w:val="none" w:sz="0" w:space="0" w:color="auto" w:frame="1"/>
              </w:rPr>
            </w:pPr>
          </w:p>
        </w:tc>
      </w:tr>
      <w:tr w:rsidR="00D03380" w:rsidRPr="00A646BE" w14:paraId="01462F10" w14:textId="77777777" w:rsidTr="00F8395C">
        <w:trPr>
          <w:trHeight w:val="653"/>
        </w:trPr>
        <w:tc>
          <w:tcPr>
            <w:tcW w:w="1697" w:type="dxa"/>
            <w:shd w:val="clear" w:color="auto" w:fill="EEECE1" w:themeFill="background2"/>
          </w:tcPr>
          <w:p w14:paraId="3AA94BA3" w14:textId="77777777" w:rsidR="00D03380" w:rsidRPr="00A646BE" w:rsidRDefault="00D03380" w:rsidP="00F8395C">
            <w:pPr>
              <w:jc w:val="left"/>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Use Case Description</w:t>
            </w:r>
          </w:p>
        </w:tc>
        <w:tc>
          <w:tcPr>
            <w:tcW w:w="6723" w:type="dxa"/>
          </w:tcPr>
          <w:p w14:paraId="63A4A124" w14:textId="43D7F1EF" w:rsidR="00F22231" w:rsidRPr="00A646BE" w:rsidRDefault="00F22231" w:rsidP="00F22231">
            <w:pPr>
              <w:spacing w:after="0" w:line="0" w:lineRule="atLeast"/>
              <w:rPr>
                <w:rFonts w:asciiTheme="minorHAnsi" w:eastAsia="Times New Roman" w:hAnsiTheme="minorHAnsi" w:cstheme="minorHAnsi"/>
                <w:b/>
                <w:bCs/>
              </w:rPr>
            </w:pPr>
            <w:r w:rsidRPr="00A646BE">
              <w:rPr>
                <w:rFonts w:asciiTheme="minorHAnsi" w:eastAsia="Times New Roman" w:hAnsiTheme="minorHAnsi" w:cstheme="minorHAnsi"/>
                <w:b/>
                <w:bCs/>
              </w:rPr>
              <w:t xml:space="preserve">There are situations where Re-allocation, Re-planning is required </w:t>
            </w:r>
          </w:p>
          <w:p w14:paraId="3AF45A4F" w14:textId="6896C791" w:rsidR="00F22231" w:rsidRPr="00A646BE" w:rsidRDefault="00F22231" w:rsidP="00F22231">
            <w:pPr>
              <w:spacing w:after="0" w:line="0" w:lineRule="atLeast"/>
              <w:rPr>
                <w:rFonts w:asciiTheme="minorHAnsi" w:hAnsiTheme="minorHAnsi" w:cstheme="minorHAnsi"/>
              </w:rPr>
            </w:pPr>
            <w:r w:rsidRPr="00A646BE">
              <w:rPr>
                <w:rFonts w:asciiTheme="minorHAnsi" w:eastAsia="Times New Roman" w:hAnsiTheme="minorHAnsi" w:cstheme="minorHAnsi"/>
                <w:b/>
                <w:bCs/>
              </w:rPr>
              <w:t xml:space="preserve">Case Re-allocation - </w:t>
            </w:r>
            <w:r w:rsidRPr="00A646BE">
              <w:rPr>
                <w:rFonts w:asciiTheme="minorHAnsi" w:hAnsiTheme="minorHAnsi" w:cstheme="minorHAnsi"/>
              </w:rPr>
              <w:t xml:space="preserve">Allocation of cases from one set of FSEs to another set of FSEs and updating the planned date. </w:t>
            </w:r>
            <w:r w:rsidR="009F34AC" w:rsidRPr="00A646BE">
              <w:rPr>
                <w:rFonts w:asciiTheme="minorHAnsi" w:hAnsiTheme="minorHAnsi" w:cstheme="minorHAnsi"/>
              </w:rPr>
              <w:t>There is o</w:t>
            </w:r>
            <w:r w:rsidRPr="00A646BE">
              <w:rPr>
                <w:rFonts w:asciiTheme="minorHAnsi" w:hAnsiTheme="minorHAnsi" w:cstheme="minorHAnsi"/>
              </w:rPr>
              <w:t>ption of uploading excel file for re-allocation of multiple cases using Docket ID, FSE, Planned Date.</w:t>
            </w:r>
          </w:p>
          <w:p w14:paraId="4B3952A7" w14:textId="71241105" w:rsidR="00F22231" w:rsidRPr="00A646BE" w:rsidRDefault="00F22231" w:rsidP="00F22231">
            <w:pPr>
              <w:spacing w:after="0" w:line="240" w:lineRule="auto"/>
              <w:rPr>
                <w:rFonts w:asciiTheme="minorHAnsi" w:hAnsiTheme="minorHAnsi" w:cstheme="minorHAnsi"/>
              </w:rPr>
            </w:pPr>
            <w:r w:rsidRPr="00A646BE">
              <w:rPr>
                <w:rFonts w:asciiTheme="minorHAnsi" w:eastAsia="Times New Roman" w:hAnsiTheme="minorHAnsi" w:cstheme="minorHAnsi"/>
                <w:b/>
                <w:bCs/>
              </w:rPr>
              <w:t xml:space="preserve">Case Re-planning - </w:t>
            </w:r>
            <w:r w:rsidRPr="00A646BE">
              <w:rPr>
                <w:rFonts w:asciiTheme="minorHAnsi" w:hAnsiTheme="minorHAnsi" w:cstheme="minorHAnsi"/>
              </w:rPr>
              <w:t xml:space="preserve">FSE is assigned with few cases and in case FSE could not complete the cases then Planned Date is changed in the system. </w:t>
            </w:r>
            <w:r w:rsidR="009F34AC" w:rsidRPr="00A646BE">
              <w:rPr>
                <w:rFonts w:asciiTheme="minorHAnsi" w:hAnsiTheme="minorHAnsi" w:cstheme="minorHAnsi"/>
              </w:rPr>
              <w:t xml:space="preserve">These changes get </w:t>
            </w:r>
            <w:r w:rsidRPr="00A646BE">
              <w:rPr>
                <w:rFonts w:asciiTheme="minorHAnsi" w:hAnsiTheme="minorHAnsi" w:cstheme="minorHAnsi"/>
              </w:rPr>
              <w:t>reflected in the FSE Mobile App as well.</w:t>
            </w:r>
          </w:p>
          <w:p w14:paraId="570B2091" w14:textId="21840C87" w:rsidR="00DE6FCE" w:rsidRPr="00A646BE" w:rsidRDefault="00DE6FCE" w:rsidP="00DE6FCE">
            <w:pPr>
              <w:spacing w:after="0" w:line="0" w:lineRule="atLeast"/>
              <w:rPr>
                <w:rFonts w:asciiTheme="minorHAnsi" w:hAnsiTheme="minorHAnsi" w:cstheme="minorHAnsi"/>
              </w:rPr>
            </w:pPr>
            <w:r w:rsidRPr="00A646BE">
              <w:rPr>
                <w:rFonts w:asciiTheme="minorHAnsi" w:hAnsiTheme="minorHAnsi" w:cstheme="minorHAnsi"/>
                <w:b/>
                <w:bCs/>
              </w:rPr>
              <w:t xml:space="preserve">Proactive Roll Count </w:t>
            </w:r>
            <w:r w:rsidRPr="00A646BE">
              <w:rPr>
                <w:rFonts w:asciiTheme="minorHAnsi" w:hAnsiTheme="minorHAnsi" w:cstheme="minorHAnsi"/>
              </w:rPr>
              <w:t xml:space="preserve">– In the month beginning Banks send the case file(Proactive Cases) which contains the cases of Call Category with SC_Roll. Dashboard shows the daily pending cases with Proactive Roll Count field. If there is any Proactive case is available against TID of pending case, then Proactive Roll Count field is updated with the Roll count mentioned in the Proactive case. </w:t>
            </w:r>
            <w:r w:rsidR="00E90CFB" w:rsidRPr="00A646BE">
              <w:rPr>
                <w:rFonts w:asciiTheme="minorHAnsi" w:hAnsiTheme="minorHAnsi" w:cstheme="minorHAnsi"/>
              </w:rPr>
              <w:t>Both the Cases are assigned to same FSE</w:t>
            </w:r>
            <w:r w:rsidRPr="00A646BE">
              <w:rPr>
                <w:rFonts w:asciiTheme="minorHAnsi" w:hAnsiTheme="minorHAnsi" w:cstheme="minorHAnsi"/>
              </w:rPr>
              <w:t>.</w:t>
            </w:r>
          </w:p>
          <w:p w14:paraId="0BC78BAD" w14:textId="0025D20E" w:rsidR="00DE6FCE" w:rsidRPr="00A646BE" w:rsidRDefault="00DE6FCE" w:rsidP="00282B57">
            <w:pPr>
              <w:spacing w:after="0" w:line="0" w:lineRule="atLeast"/>
              <w:rPr>
                <w:rFonts w:asciiTheme="minorHAnsi" w:hAnsiTheme="minorHAnsi" w:cstheme="minorHAnsi"/>
              </w:rPr>
            </w:pPr>
          </w:p>
        </w:tc>
      </w:tr>
      <w:tr w:rsidR="00D03380" w:rsidRPr="00A646BE" w14:paraId="0F07866B" w14:textId="77777777" w:rsidTr="00F8395C">
        <w:trPr>
          <w:trHeight w:val="392"/>
        </w:trPr>
        <w:tc>
          <w:tcPr>
            <w:tcW w:w="1697" w:type="dxa"/>
            <w:shd w:val="clear" w:color="auto" w:fill="EEECE1" w:themeFill="background2"/>
          </w:tcPr>
          <w:p w14:paraId="7C8829AA" w14:textId="77777777" w:rsidR="00D03380" w:rsidRPr="00A646BE" w:rsidRDefault="00D03380" w:rsidP="00F8395C">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Primary Actor</w:t>
            </w:r>
          </w:p>
        </w:tc>
        <w:tc>
          <w:tcPr>
            <w:tcW w:w="6723" w:type="dxa"/>
          </w:tcPr>
          <w:p w14:paraId="0EB34916" w14:textId="1F3DAE49" w:rsidR="00D03380" w:rsidRPr="00A646BE" w:rsidRDefault="00AA3E23" w:rsidP="00F8395C">
            <w:pPr>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Case Management User</w:t>
            </w:r>
          </w:p>
        </w:tc>
      </w:tr>
      <w:tr w:rsidR="00D03380" w:rsidRPr="00A646BE" w14:paraId="2578B738" w14:textId="77777777" w:rsidTr="00F8395C">
        <w:trPr>
          <w:trHeight w:val="653"/>
        </w:trPr>
        <w:tc>
          <w:tcPr>
            <w:tcW w:w="1697" w:type="dxa"/>
            <w:shd w:val="clear" w:color="auto" w:fill="EEECE1" w:themeFill="background2"/>
          </w:tcPr>
          <w:p w14:paraId="2EBC7DE8" w14:textId="77777777" w:rsidR="00D03380" w:rsidRPr="00A646BE" w:rsidRDefault="00D03380" w:rsidP="00F8395C">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Pre-Condition</w:t>
            </w:r>
          </w:p>
        </w:tc>
        <w:tc>
          <w:tcPr>
            <w:tcW w:w="6723" w:type="dxa"/>
          </w:tcPr>
          <w:p w14:paraId="1036E841" w14:textId="6C83BD68" w:rsidR="00D03380" w:rsidRPr="00A646BE" w:rsidRDefault="00606B77" w:rsidP="00F8395C">
            <w:pPr>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 xml:space="preserve">There are pending cases in the system and are already assigned to FSEs. It needs some re-allocation and re-planning of the cases. IDSPL </w:t>
            </w:r>
            <w:r w:rsidR="00154285" w:rsidRPr="00A646BE">
              <w:rPr>
                <w:rFonts w:asciiTheme="minorHAnsi" w:hAnsiTheme="minorHAnsi" w:cstheme="minorHAnsi"/>
                <w:bdr w:val="none" w:sz="0" w:space="0" w:color="auto" w:frame="1"/>
              </w:rPr>
              <w:t>receives the Proactive case file from Bank.</w:t>
            </w:r>
          </w:p>
        </w:tc>
      </w:tr>
      <w:tr w:rsidR="00D03380" w:rsidRPr="00A646BE" w14:paraId="31A3FBFB" w14:textId="77777777" w:rsidTr="00F8395C">
        <w:trPr>
          <w:trHeight w:val="1295"/>
        </w:trPr>
        <w:tc>
          <w:tcPr>
            <w:tcW w:w="1697" w:type="dxa"/>
            <w:shd w:val="clear" w:color="auto" w:fill="EEECE1" w:themeFill="background2"/>
          </w:tcPr>
          <w:p w14:paraId="23199C43" w14:textId="77777777" w:rsidR="00D03380" w:rsidRPr="00A646BE" w:rsidRDefault="00D03380" w:rsidP="00F8395C">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Basic Flow</w:t>
            </w:r>
          </w:p>
        </w:tc>
        <w:tc>
          <w:tcPr>
            <w:tcW w:w="6723" w:type="dxa"/>
          </w:tcPr>
          <w:p w14:paraId="75033E5A" w14:textId="77777777" w:rsidR="00D03380" w:rsidRPr="00A646BE" w:rsidRDefault="00B753A1" w:rsidP="00F8395C">
            <w:pPr>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 xml:space="preserve">There are Case Updation </w:t>
            </w:r>
            <w:r w:rsidR="006427A1" w:rsidRPr="00A646BE">
              <w:rPr>
                <w:rFonts w:asciiTheme="minorHAnsi" w:hAnsiTheme="minorHAnsi" w:cstheme="minorHAnsi"/>
                <w:bdr w:val="none" w:sz="0" w:space="0" w:color="auto" w:frame="1"/>
              </w:rPr>
              <w:t xml:space="preserve">options in the </w:t>
            </w:r>
            <w:r w:rsidRPr="00A646BE">
              <w:rPr>
                <w:rFonts w:asciiTheme="minorHAnsi" w:hAnsiTheme="minorHAnsi" w:cstheme="minorHAnsi"/>
                <w:bdr w:val="none" w:sz="0" w:space="0" w:color="auto" w:frame="1"/>
              </w:rPr>
              <w:t>Case Management Screen</w:t>
            </w:r>
            <w:r w:rsidR="006427A1" w:rsidRPr="00A646BE">
              <w:rPr>
                <w:rFonts w:asciiTheme="minorHAnsi" w:hAnsiTheme="minorHAnsi" w:cstheme="minorHAnsi"/>
                <w:bdr w:val="none" w:sz="0" w:space="0" w:color="auto" w:frame="1"/>
              </w:rPr>
              <w:t xml:space="preserve"> as given below</w:t>
            </w:r>
          </w:p>
          <w:p w14:paraId="4668699A" w14:textId="27B6FCCD" w:rsidR="006427A1" w:rsidRPr="00A646BE" w:rsidRDefault="006427A1" w:rsidP="00F8395C">
            <w:pPr>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Case Re-allocation: When re-allocation cases required for few FSEs, then excel file is created with list containing cases with Docket IDs, FSEs and Planned Dates. CRM system updates the cases with new FSEs and Planned Dates</w:t>
            </w:r>
          </w:p>
          <w:p w14:paraId="14B06A2F" w14:textId="38BC747B" w:rsidR="006427A1" w:rsidRPr="00A646BE" w:rsidRDefault="006427A1" w:rsidP="00F8395C">
            <w:pPr>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Case Re-planning</w:t>
            </w:r>
            <w:r w:rsidR="0019350E" w:rsidRPr="00A646BE">
              <w:rPr>
                <w:rFonts w:asciiTheme="minorHAnsi" w:hAnsiTheme="minorHAnsi" w:cstheme="minorHAnsi"/>
                <w:bdr w:val="none" w:sz="0" w:space="0" w:color="auto" w:frame="1"/>
              </w:rPr>
              <w:t xml:space="preserve">: </w:t>
            </w:r>
            <w:r w:rsidR="0019350E" w:rsidRPr="00A646BE">
              <w:rPr>
                <w:rFonts w:asciiTheme="minorHAnsi" w:hAnsiTheme="minorHAnsi" w:cstheme="minorHAnsi"/>
              </w:rPr>
              <w:t>FSE is assigned with few cases and in case FSE could not complete the cases within the Planned Date then Planned Date is changed in the system. These changes get reflected in the FSE Mobile App as well.</w:t>
            </w:r>
          </w:p>
          <w:p w14:paraId="288C83AB" w14:textId="2A2FB8B7" w:rsidR="006427A1" w:rsidRPr="00A646BE" w:rsidRDefault="00DE6FCE" w:rsidP="00DE6FCE">
            <w:pPr>
              <w:spacing w:after="0" w:line="0" w:lineRule="atLeast"/>
              <w:rPr>
                <w:rFonts w:asciiTheme="minorHAnsi" w:hAnsiTheme="minorHAnsi" w:cstheme="minorHAnsi"/>
                <w:bdr w:val="none" w:sz="0" w:space="0" w:color="auto" w:frame="1"/>
              </w:rPr>
            </w:pPr>
            <w:r w:rsidRPr="00A646BE">
              <w:rPr>
                <w:rFonts w:asciiTheme="minorHAnsi" w:hAnsiTheme="minorHAnsi" w:cstheme="minorHAnsi"/>
              </w:rPr>
              <w:t>Proactive Roll Count – In the month beginning Banks send the case file(Proactive Cases) which contains the cases of Call Category with SC_Roll. Dashboard shows the daily pending cases with Proactive Roll Count field. If there is any Proactive case is available against TID of pending case, then Proactive Roll Count field is updated with the Roll count mentioned in the Proactive case. Then FSE can take up both cases pertaining to the TID.</w:t>
            </w:r>
          </w:p>
        </w:tc>
      </w:tr>
    </w:tbl>
    <w:p w14:paraId="3D79F50A" w14:textId="55BFC6E5" w:rsidR="00F7171C" w:rsidRPr="00A646BE" w:rsidRDefault="00F7171C" w:rsidP="00347FD8">
      <w:pPr>
        <w:spacing w:after="0"/>
        <w:rPr>
          <w:rFonts w:asciiTheme="minorHAnsi" w:hAnsiTheme="minorHAnsi" w:cstheme="minorHAnsi"/>
          <w:b/>
          <w:bCs/>
          <w:color w:val="FF0000"/>
          <w:sz w:val="20"/>
          <w:szCs w:val="20"/>
          <w:lang w:val="en-US"/>
        </w:rPr>
      </w:pPr>
    </w:p>
    <w:p w14:paraId="14109B90" w14:textId="4D7A9D88" w:rsidR="00E178A4" w:rsidRPr="00A646BE" w:rsidRDefault="00E178A4" w:rsidP="004B032D">
      <w:pPr>
        <w:pStyle w:val="ListParagraph"/>
        <w:numPr>
          <w:ilvl w:val="0"/>
          <w:numId w:val="31"/>
        </w:numPr>
        <w:spacing w:after="0" w:line="240" w:lineRule="auto"/>
        <w:rPr>
          <w:rFonts w:asciiTheme="minorHAnsi" w:eastAsia="Times New Roman" w:hAnsiTheme="minorHAnsi" w:cstheme="minorHAnsi"/>
          <w:sz w:val="20"/>
          <w:szCs w:val="20"/>
        </w:rPr>
      </w:pPr>
      <w:r w:rsidRPr="00A646BE">
        <w:rPr>
          <w:rFonts w:asciiTheme="minorHAnsi" w:eastAsia="Times New Roman" w:hAnsiTheme="minorHAnsi" w:cstheme="minorHAnsi"/>
          <w:sz w:val="20"/>
          <w:szCs w:val="20"/>
        </w:rPr>
        <w:t xml:space="preserve">Case Updation </w:t>
      </w:r>
      <w:r w:rsidR="00D02C3F" w:rsidRPr="00A646BE">
        <w:rPr>
          <w:rFonts w:asciiTheme="minorHAnsi" w:eastAsia="Times New Roman" w:hAnsiTheme="minorHAnsi" w:cstheme="minorHAnsi"/>
          <w:sz w:val="20"/>
          <w:szCs w:val="20"/>
        </w:rPr>
        <w:t xml:space="preserve">– </w:t>
      </w:r>
      <w:r w:rsidR="00226CAD" w:rsidRPr="00A646BE">
        <w:rPr>
          <w:rFonts w:asciiTheme="minorHAnsi" w:eastAsia="Times New Roman" w:hAnsiTheme="minorHAnsi" w:cstheme="minorHAnsi"/>
          <w:sz w:val="20"/>
          <w:szCs w:val="20"/>
        </w:rPr>
        <w:t>Installation U</w:t>
      </w:r>
      <w:r w:rsidR="00D02C3F" w:rsidRPr="00A646BE">
        <w:rPr>
          <w:rFonts w:asciiTheme="minorHAnsi" w:eastAsia="Times New Roman" w:hAnsiTheme="minorHAnsi" w:cstheme="minorHAnsi"/>
          <w:sz w:val="20"/>
          <w:szCs w:val="20"/>
        </w:rPr>
        <w:t>pdation by FSE and Case Management User</w:t>
      </w:r>
    </w:p>
    <w:p w14:paraId="7659A29C" w14:textId="173C9FEF" w:rsidR="00E178A4" w:rsidRPr="00A646BE" w:rsidRDefault="00E178A4" w:rsidP="00347FD8">
      <w:pPr>
        <w:spacing w:after="0"/>
        <w:rPr>
          <w:rFonts w:asciiTheme="minorHAnsi" w:hAnsiTheme="minorHAnsi" w:cstheme="minorHAnsi"/>
          <w:b/>
          <w:bCs/>
          <w:sz w:val="20"/>
          <w:szCs w:val="20"/>
          <w:lang w:val="en-US"/>
        </w:rPr>
      </w:pPr>
    </w:p>
    <w:tbl>
      <w:tblPr>
        <w:tblStyle w:val="TableGrid"/>
        <w:tblW w:w="0" w:type="auto"/>
        <w:tblInd w:w="1015" w:type="dxa"/>
        <w:tblLook w:val="04A0" w:firstRow="1" w:lastRow="0" w:firstColumn="1" w:lastColumn="0" w:noHBand="0" w:noVBand="1"/>
      </w:tblPr>
      <w:tblGrid>
        <w:gridCol w:w="1697"/>
        <w:gridCol w:w="6723"/>
      </w:tblGrid>
      <w:tr w:rsidR="00D02C3F" w:rsidRPr="00A646BE" w14:paraId="7312A486" w14:textId="77777777" w:rsidTr="00F8395C">
        <w:trPr>
          <w:trHeight w:val="406"/>
        </w:trPr>
        <w:tc>
          <w:tcPr>
            <w:tcW w:w="1697" w:type="dxa"/>
            <w:shd w:val="clear" w:color="auto" w:fill="EEECE1" w:themeFill="background2"/>
          </w:tcPr>
          <w:p w14:paraId="5134FC2B" w14:textId="77777777" w:rsidR="00D02C3F" w:rsidRPr="00A646BE" w:rsidRDefault="00D02C3F" w:rsidP="00F8395C">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Use Case Name</w:t>
            </w:r>
          </w:p>
        </w:tc>
        <w:tc>
          <w:tcPr>
            <w:tcW w:w="6723" w:type="dxa"/>
          </w:tcPr>
          <w:p w14:paraId="78BAE279" w14:textId="6981709F" w:rsidR="00D02C3F" w:rsidRPr="00A646BE" w:rsidRDefault="00D02C3F" w:rsidP="00F8395C">
            <w:pPr>
              <w:spacing w:after="0" w:line="240" w:lineRule="auto"/>
              <w:rPr>
                <w:rFonts w:asciiTheme="minorHAnsi" w:eastAsia="Times New Roman" w:hAnsiTheme="minorHAnsi" w:cstheme="minorHAnsi"/>
              </w:rPr>
            </w:pPr>
            <w:r w:rsidRPr="00A646BE">
              <w:rPr>
                <w:rFonts w:asciiTheme="minorHAnsi" w:eastAsia="Times New Roman" w:hAnsiTheme="minorHAnsi" w:cstheme="minorHAnsi"/>
              </w:rPr>
              <w:t>Installation Case Updation by FSE and Case Management User</w:t>
            </w:r>
          </w:p>
          <w:p w14:paraId="348F2887" w14:textId="77777777" w:rsidR="00D02C3F" w:rsidRPr="00A646BE" w:rsidRDefault="00D02C3F" w:rsidP="00F8395C">
            <w:pPr>
              <w:spacing w:after="0" w:line="240" w:lineRule="auto"/>
              <w:rPr>
                <w:rFonts w:asciiTheme="minorHAnsi" w:hAnsiTheme="minorHAnsi" w:cstheme="minorHAnsi"/>
                <w:bdr w:val="none" w:sz="0" w:space="0" w:color="auto" w:frame="1"/>
              </w:rPr>
            </w:pPr>
          </w:p>
        </w:tc>
      </w:tr>
      <w:tr w:rsidR="00D02C3F" w:rsidRPr="00A646BE" w14:paraId="56C8D0B2" w14:textId="77777777" w:rsidTr="00F8395C">
        <w:trPr>
          <w:trHeight w:val="653"/>
        </w:trPr>
        <w:tc>
          <w:tcPr>
            <w:tcW w:w="1697" w:type="dxa"/>
            <w:shd w:val="clear" w:color="auto" w:fill="EEECE1" w:themeFill="background2"/>
          </w:tcPr>
          <w:p w14:paraId="2D3E8E95" w14:textId="77777777" w:rsidR="00D02C3F" w:rsidRPr="00A646BE" w:rsidRDefault="00D02C3F" w:rsidP="00F8395C">
            <w:pPr>
              <w:jc w:val="left"/>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Use Case Description</w:t>
            </w:r>
          </w:p>
        </w:tc>
        <w:tc>
          <w:tcPr>
            <w:tcW w:w="6723" w:type="dxa"/>
          </w:tcPr>
          <w:p w14:paraId="53F0C52A" w14:textId="6B5B6BDE" w:rsidR="00D02C3F" w:rsidRPr="00A646BE" w:rsidRDefault="00002446" w:rsidP="00F8395C">
            <w:pPr>
              <w:spacing w:line="0" w:lineRule="atLeast"/>
              <w:rPr>
                <w:rFonts w:asciiTheme="minorHAnsi" w:hAnsiTheme="minorHAnsi" w:cstheme="minorHAnsi"/>
              </w:rPr>
            </w:pPr>
            <w:r w:rsidRPr="00A646BE">
              <w:rPr>
                <w:rFonts w:asciiTheme="minorHAnsi" w:hAnsiTheme="minorHAnsi" w:cstheme="minorHAnsi"/>
              </w:rPr>
              <w:t xml:space="preserve">Once Merchant signs the Bank for the POS device then FSE has to collect the required infrastructure and set up the POS Terminal at the Merchant location. This is called Installation. FSE collects the POS device and other accessories from </w:t>
            </w:r>
            <w:r w:rsidRPr="00A646BE">
              <w:rPr>
                <w:rFonts w:asciiTheme="minorHAnsi" w:hAnsiTheme="minorHAnsi" w:cstheme="minorHAnsi"/>
              </w:rPr>
              <w:lastRenderedPageBreak/>
              <w:t xml:space="preserve">Inventory then goes to the Merchant location and completes the installation of the device. Few times Merchant may not agree as there are some differences what sales team committed to Merchant on charges then FSE updates the case with the details as merchant refused. </w:t>
            </w:r>
          </w:p>
        </w:tc>
      </w:tr>
      <w:tr w:rsidR="00D02C3F" w:rsidRPr="00A646BE" w14:paraId="2BCA8A12" w14:textId="77777777" w:rsidTr="00F8395C">
        <w:trPr>
          <w:trHeight w:val="392"/>
        </w:trPr>
        <w:tc>
          <w:tcPr>
            <w:tcW w:w="1697" w:type="dxa"/>
            <w:shd w:val="clear" w:color="auto" w:fill="EEECE1" w:themeFill="background2"/>
          </w:tcPr>
          <w:p w14:paraId="70FB20D7" w14:textId="77777777" w:rsidR="00D02C3F" w:rsidRPr="00A646BE" w:rsidRDefault="00D02C3F" w:rsidP="00F8395C">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lastRenderedPageBreak/>
              <w:t>Primary Actor</w:t>
            </w:r>
          </w:p>
        </w:tc>
        <w:tc>
          <w:tcPr>
            <w:tcW w:w="6723" w:type="dxa"/>
          </w:tcPr>
          <w:p w14:paraId="6D27D2B0" w14:textId="3F2AA658" w:rsidR="00D02C3F" w:rsidRPr="00A646BE" w:rsidRDefault="00002446" w:rsidP="00F8395C">
            <w:pPr>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FSE on Mobile App or Case Management User on CRM System</w:t>
            </w:r>
          </w:p>
        </w:tc>
      </w:tr>
      <w:tr w:rsidR="00D02C3F" w:rsidRPr="00A646BE" w14:paraId="5C6B0169" w14:textId="77777777" w:rsidTr="00F8395C">
        <w:trPr>
          <w:trHeight w:val="653"/>
        </w:trPr>
        <w:tc>
          <w:tcPr>
            <w:tcW w:w="1697" w:type="dxa"/>
            <w:shd w:val="clear" w:color="auto" w:fill="EEECE1" w:themeFill="background2"/>
          </w:tcPr>
          <w:p w14:paraId="141FB02E" w14:textId="77777777" w:rsidR="00D02C3F" w:rsidRPr="00A646BE" w:rsidRDefault="00D02C3F" w:rsidP="00F8395C">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Pre-Condition</w:t>
            </w:r>
          </w:p>
        </w:tc>
        <w:tc>
          <w:tcPr>
            <w:tcW w:w="6723" w:type="dxa"/>
          </w:tcPr>
          <w:p w14:paraId="1EB68DCF" w14:textId="3D8EBC02" w:rsidR="00D02C3F" w:rsidRPr="00A646BE" w:rsidRDefault="00002446" w:rsidP="00F8395C">
            <w:pPr>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IDSPL has received the case request for Installation</w:t>
            </w:r>
          </w:p>
        </w:tc>
      </w:tr>
      <w:tr w:rsidR="00D02C3F" w:rsidRPr="00A646BE" w14:paraId="3343E690" w14:textId="77777777" w:rsidTr="00F8395C">
        <w:trPr>
          <w:trHeight w:val="1295"/>
        </w:trPr>
        <w:tc>
          <w:tcPr>
            <w:tcW w:w="1697" w:type="dxa"/>
            <w:shd w:val="clear" w:color="auto" w:fill="EEECE1" w:themeFill="background2"/>
          </w:tcPr>
          <w:p w14:paraId="1021F05D" w14:textId="77777777" w:rsidR="00D02C3F" w:rsidRPr="00A646BE" w:rsidRDefault="00D02C3F" w:rsidP="00F8395C">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Basic Flow</w:t>
            </w:r>
          </w:p>
        </w:tc>
        <w:tc>
          <w:tcPr>
            <w:tcW w:w="6723" w:type="dxa"/>
          </w:tcPr>
          <w:p w14:paraId="701D3F85" w14:textId="4D58DBD0" w:rsidR="00002446" w:rsidRPr="00A646BE" w:rsidRDefault="00002446" w:rsidP="00010E7B">
            <w:pPr>
              <w:spacing w:after="0" w:line="0" w:lineRule="atLeast"/>
              <w:rPr>
                <w:rFonts w:asciiTheme="minorHAnsi" w:hAnsiTheme="minorHAnsi" w:cstheme="minorHAnsi"/>
              </w:rPr>
            </w:pPr>
            <w:r w:rsidRPr="00A646BE">
              <w:rPr>
                <w:rFonts w:asciiTheme="minorHAnsi" w:hAnsiTheme="minorHAnsi" w:cstheme="minorHAnsi"/>
              </w:rPr>
              <w:t xml:space="preserve">FSE attends the Case at Merchant location, and the Case Closure </w:t>
            </w:r>
            <w:r w:rsidR="003D3F54" w:rsidRPr="00A646BE">
              <w:rPr>
                <w:rFonts w:asciiTheme="minorHAnsi" w:hAnsiTheme="minorHAnsi" w:cstheme="minorHAnsi"/>
              </w:rPr>
              <w:t xml:space="preserve">status will be </w:t>
            </w:r>
            <w:r w:rsidR="00E964D2" w:rsidRPr="00A646BE">
              <w:rPr>
                <w:rFonts w:asciiTheme="minorHAnsi" w:hAnsiTheme="minorHAnsi" w:cstheme="minorHAnsi"/>
              </w:rPr>
              <w:t xml:space="preserve">either </w:t>
            </w:r>
            <w:r w:rsidR="003D3F54" w:rsidRPr="00A646BE">
              <w:rPr>
                <w:rFonts w:asciiTheme="minorHAnsi" w:hAnsiTheme="minorHAnsi" w:cstheme="minorHAnsi"/>
              </w:rPr>
              <w:t xml:space="preserve">Completed, NSTP, Revisit and Unattended. FSE makes call to Merchant to check his/her availability or directly visits the Merchant location. </w:t>
            </w:r>
          </w:p>
          <w:p w14:paraId="64F58F87" w14:textId="77777777" w:rsidR="00010E7B" w:rsidRPr="00A646BE" w:rsidRDefault="00010E7B" w:rsidP="00010E7B">
            <w:pPr>
              <w:spacing w:after="0" w:line="0" w:lineRule="atLeast"/>
              <w:rPr>
                <w:rFonts w:asciiTheme="minorHAnsi" w:hAnsiTheme="minorHAnsi" w:cstheme="minorHAnsi"/>
                <w:b/>
                <w:bCs/>
              </w:rPr>
            </w:pPr>
          </w:p>
          <w:p w14:paraId="76FC030C" w14:textId="03B459E6" w:rsidR="00002446" w:rsidRPr="00A646BE" w:rsidRDefault="003D3F54" w:rsidP="00010E7B">
            <w:pPr>
              <w:spacing w:after="0" w:line="0" w:lineRule="atLeast"/>
              <w:rPr>
                <w:rFonts w:asciiTheme="minorHAnsi" w:hAnsiTheme="minorHAnsi" w:cstheme="minorHAnsi"/>
                <w:b/>
                <w:bCs/>
              </w:rPr>
            </w:pPr>
            <w:r w:rsidRPr="00A646BE">
              <w:rPr>
                <w:rFonts w:asciiTheme="minorHAnsi" w:hAnsiTheme="minorHAnsi" w:cstheme="minorHAnsi"/>
                <w:b/>
                <w:bCs/>
              </w:rPr>
              <w:t>1.</w:t>
            </w:r>
            <w:r w:rsidR="00002446" w:rsidRPr="00A646BE">
              <w:rPr>
                <w:rFonts w:asciiTheme="minorHAnsi" w:hAnsiTheme="minorHAnsi" w:cstheme="minorHAnsi"/>
                <w:b/>
                <w:bCs/>
              </w:rPr>
              <w:t>Completed</w:t>
            </w:r>
            <w:r w:rsidRPr="00A646BE">
              <w:rPr>
                <w:rFonts w:asciiTheme="minorHAnsi" w:hAnsiTheme="minorHAnsi" w:cstheme="minorHAnsi"/>
                <w:b/>
                <w:bCs/>
              </w:rPr>
              <w:t xml:space="preserve"> - </w:t>
            </w:r>
            <w:r w:rsidR="00002446" w:rsidRPr="00A646BE">
              <w:rPr>
                <w:rFonts w:asciiTheme="minorHAnsi" w:hAnsiTheme="minorHAnsi" w:cstheme="minorHAnsi"/>
              </w:rPr>
              <w:t>FSE visits the Merchant location and completes the POS Terminal setup. FSE updates the below given fields on the Mobile App</w:t>
            </w:r>
            <w:r w:rsidRPr="00A646BE">
              <w:rPr>
                <w:rFonts w:asciiTheme="minorHAnsi" w:hAnsiTheme="minorHAnsi" w:cstheme="minorHAnsi"/>
              </w:rPr>
              <w:t xml:space="preserve">. </w:t>
            </w:r>
          </w:p>
          <w:p w14:paraId="3D0DCDC2" w14:textId="77777777" w:rsidR="00002446" w:rsidRPr="00A646BE" w:rsidRDefault="00002446" w:rsidP="00010E7B">
            <w:pPr>
              <w:spacing w:after="0" w:line="0" w:lineRule="atLeast"/>
              <w:rPr>
                <w:rFonts w:asciiTheme="minorHAnsi" w:hAnsiTheme="minorHAnsi" w:cstheme="minorHAnsi"/>
                <w:b/>
                <w:bCs/>
              </w:rPr>
            </w:pPr>
            <w:r w:rsidRPr="00A646BE">
              <w:rPr>
                <w:rFonts w:asciiTheme="minorHAnsi" w:hAnsiTheme="minorHAnsi" w:cstheme="minorHAnsi"/>
                <w:b/>
                <w:bCs/>
              </w:rPr>
              <w:t>Case Details</w:t>
            </w:r>
          </w:p>
          <w:p w14:paraId="559B629E" w14:textId="77777777"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Calling date - Attended Date</w:t>
            </w:r>
          </w:p>
          <w:p w14:paraId="45232AC1" w14:textId="77777777"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Called by - Attended by</w:t>
            </w:r>
          </w:p>
          <w:p w14:paraId="712C0268" w14:textId="643101CC"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 xml:space="preserve">Contact Person name – </w:t>
            </w:r>
            <w:r w:rsidR="00DA0AAF" w:rsidRPr="00A646BE">
              <w:rPr>
                <w:rFonts w:asciiTheme="minorHAnsi" w:hAnsiTheme="minorHAnsi" w:cstheme="minorHAnsi"/>
              </w:rPr>
              <w:t xml:space="preserve">ME </w:t>
            </w:r>
            <w:r w:rsidRPr="00A646BE">
              <w:rPr>
                <w:rFonts w:asciiTheme="minorHAnsi" w:hAnsiTheme="minorHAnsi" w:cstheme="minorHAnsi"/>
              </w:rPr>
              <w:t>Contact Person</w:t>
            </w:r>
          </w:p>
          <w:p w14:paraId="406536E2" w14:textId="10CB0901"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 xml:space="preserve">Contact Person number - </w:t>
            </w:r>
            <w:r w:rsidR="00DA0AAF" w:rsidRPr="00A646BE">
              <w:rPr>
                <w:rFonts w:asciiTheme="minorHAnsi" w:hAnsiTheme="minorHAnsi" w:cstheme="minorHAnsi"/>
              </w:rPr>
              <w:t xml:space="preserve"> ME </w:t>
            </w:r>
            <w:r w:rsidRPr="00A646BE">
              <w:rPr>
                <w:rFonts w:asciiTheme="minorHAnsi" w:hAnsiTheme="minorHAnsi" w:cstheme="minorHAnsi"/>
              </w:rPr>
              <w:t>Contact Person’s Contact Number</w:t>
            </w:r>
          </w:p>
          <w:p w14:paraId="05F7538C" w14:textId="77777777"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Updation Person - Team Lead</w:t>
            </w:r>
          </w:p>
          <w:p w14:paraId="2A7BB799" w14:textId="77777777" w:rsidR="00002446" w:rsidRPr="00A646BE" w:rsidRDefault="00002446" w:rsidP="00010E7B">
            <w:pPr>
              <w:spacing w:after="0" w:line="0" w:lineRule="atLeast"/>
              <w:rPr>
                <w:rFonts w:asciiTheme="minorHAnsi" w:hAnsiTheme="minorHAnsi" w:cstheme="minorHAnsi"/>
                <w:b/>
                <w:bCs/>
              </w:rPr>
            </w:pPr>
            <w:r w:rsidRPr="00A646BE">
              <w:rPr>
                <w:rFonts w:asciiTheme="minorHAnsi" w:hAnsiTheme="minorHAnsi" w:cstheme="minorHAnsi"/>
                <w:b/>
                <w:bCs/>
              </w:rPr>
              <w:t>Case Remarks</w:t>
            </w:r>
            <w:r w:rsidRPr="00A646BE">
              <w:rPr>
                <w:rFonts w:asciiTheme="minorHAnsi" w:hAnsiTheme="minorHAnsi" w:cstheme="minorHAnsi"/>
                <w:b/>
                <w:bCs/>
              </w:rPr>
              <w:tab/>
            </w:r>
          </w:p>
          <w:p w14:paraId="673F2AE4" w14:textId="43F8D30C"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ST Number –</w:t>
            </w:r>
            <w:r w:rsidR="00E964D2" w:rsidRPr="00A646BE">
              <w:rPr>
                <w:rFonts w:asciiTheme="minorHAnsi" w:hAnsiTheme="minorHAnsi" w:cstheme="minorHAnsi"/>
              </w:rPr>
              <w:t xml:space="preserve"> Job Card Number</w:t>
            </w:r>
          </w:p>
          <w:p w14:paraId="7D5D6383" w14:textId="77777777"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Pics - upto 7</w:t>
            </w:r>
          </w:p>
          <w:p w14:paraId="02BF8E02" w14:textId="77777777"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Audio File - upto 4</w:t>
            </w:r>
          </w:p>
          <w:p w14:paraId="09B7881F" w14:textId="77777777"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Roll type</w:t>
            </w:r>
            <w:r w:rsidRPr="00A646BE">
              <w:rPr>
                <w:rFonts w:asciiTheme="minorHAnsi" w:hAnsiTheme="minorHAnsi" w:cstheme="minorHAnsi"/>
              </w:rPr>
              <w:tab/>
            </w:r>
          </w:p>
          <w:p w14:paraId="60EDB2E0" w14:textId="77777777"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No of rolls delivered</w:t>
            </w:r>
          </w:p>
          <w:p w14:paraId="485F00C8" w14:textId="77777777" w:rsidR="00002446" w:rsidRPr="00A646BE" w:rsidRDefault="00002446" w:rsidP="00010E7B">
            <w:pPr>
              <w:spacing w:after="0" w:line="0" w:lineRule="atLeast"/>
              <w:rPr>
                <w:rFonts w:asciiTheme="minorHAnsi" w:hAnsiTheme="minorHAnsi" w:cstheme="minorHAnsi"/>
                <w:b/>
                <w:bCs/>
              </w:rPr>
            </w:pPr>
            <w:r w:rsidRPr="00A646BE">
              <w:rPr>
                <w:rFonts w:asciiTheme="minorHAnsi" w:hAnsiTheme="minorHAnsi" w:cstheme="minorHAnsi"/>
                <w:b/>
                <w:bCs/>
              </w:rPr>
              <w:t xml:space="preserve">Asset Details: </w:t>
            </w:r>
          </w:p>
          <w:p w14:paraId="7FADCD06" w14:textId="77777777"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Terminal Model - model of terminal installed@ME</w:t>
            </w:r>
          </w:p>
          <w:p w14:paraId="499F4D40" w14:textId="3D37F3E8"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 xml:space="preserve">Terminal S/N - serial number of </w:t>
            </w:r>
            <w:r w:rsidR="004E2035" w:rsidRPr="00A646BE">
              <w:rPr>
                <w:rFonts w:asciiTheme="minorHAnsi" w:hAnsiTheme="minorHAnsi" w:cstheme="minorHAnsi"/>
              </w:rPr>
              <w:t>terminals</w:t>
            </w:r>
            <w:r w:rsidRPr="00A646BE">
              <w:rPr>
                <w:rFonts w:asciiTheme="minorHAnsi" w:hAnsiTheme="minorHAnsi" w:cstheme="minorHAnsi"/>
              </w:rPr>
              <w:t xml:space="preserve"> installed@ME</w:t>
            </w:r>
          </w:p>
          <w:p w14:paraId="7F6363A4" w14:textId="77777777"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SIM Service Provider - Service Provider of Installed SIM</w:t>
            </w:r>
          </w:p>
          <w:p w14:paraId="22F29127" w14:textId="77777777"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SIM S/N - Serial number of installed SIM</w:t>
            </w:r>
          </w:p>
          <w:p w14:paraId="4EB74156" w14:textId="77777777"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QR CODE S/N - Serial number of QR Code</w:t>
            </w:r>
          </w:p>
          <w:p w14:paraId="6752549C" w14:textId="77777777" w:rsidR="00002446" w:rsidRPr="00A646BE" w:rsidRDefault="00002446" w:rsidP="00010E7B">
            <w:pPr>
              <w:spacing w:after="0" w:line="0" w:lineRule="atLeast"/>
              <w:rPr>
                <w:rFonts w:asciiTheme="minorHAnsi" w:hAnsiTheme="minorHAnsi" w:cstheme="minorHAnsi"/>
              </w:rPr>
            </w:pPr>
          </w:p>
          <w:p w14:paraId="5C84D2BD" w14:textId="48CAC3E2" w:rsidR="00002446" w:rsidRPr="00A646BE" w:rsidRDefault="003D3F54" w:rsidP="00010E7B">
            <w:pPr>
              <w:spacing w:after="0" w:line="0" w:lineRule="atLeast"/>
              <w:rPr>
                <w:rFonts w:asciiTheme="minorHAnsi" w:hAnsiTheme="minorHAnsi" w:cstheme="minorHAnsi"/>
                <w:b/>
                <w:bCs/>
              </w:rPr>
            </w:pPr>
            <w:r w:rsidRPr="00A646BE">
              <w:rPr>
                <w:rFonts w:asciiTheme="minorHAnsi" w:hAnsiTheme="minorHAnsi" w:cstheme="minorHAnsi"/>
                <w:b/>
                <w:bCs/>
              </w:rPr>
              <w:t>2.</w:t>
            </w:r>
            <w:r w:rsidR="00002446" w:rsidRPr="00A646BE">
              <w:rPr>
                <w:rFonts w:asciiTheme="minorHAnsi" w:hAnsiTheme="minorHAnsi" w:cstheme="minorHAnsi"/>
                <w:b/>
                <w:bCs/>
              </w:rPr>
              <w:t>Revisit</w:t>
            </w:r>
          </w:p>
          <w:p w14:paraId="5BD6379D" w14:textId="77777777" w:rsidR="00FB3040" w:rsidRPr="00A646BE" w:rsidRDefault="00FB3040" w:rsidP="00010E7B">
            <w:pPr>
              <w:spacing w:after="0" w:line="0" w:lineRule="atLeast"/>
              <w:rPr>
                <w:rFonts w:asciiTheme="minorHAnsi" w:hAnsiTheme="minorHAnsi" w:cstheme="minorHAnsi"/>
                <w:b/>
                <w:bCs/>
              </w:rPr>
            </w:pPr>
            <w:r w:rsidRPr="00A646BE">
              <w:rPr>
                <w:rFonts w:asciiTheme="minorHAnsi" w:hAnsiTheme="minorHAnsi" w:cstheme="minorHAnsi"/>
                <w:b/>
                <w:bCs/>
              </w:rPr>
              <w:t xml:space="preserve">By </w:t>
            </w:r>
            <w:r w:rsidR="00002446" w:rsidRPr="00A646BE">
              <w:rPr>
                <w:rFonts w:asciiTheme="minorHAnsi" w:hAnsiTheme="minorHAnsi" w:cstheme="minorHAnsi"/>
                <w:b/>
                <w:bCs/>
              </w:rPr>
              <w:t>Visit</w:t>
            </w:r>
            <w:r w:rsidR="00002446" w:rsidRPr="00A646BE">
              <w:rPr>
                <w:rFonts w:asciiTheme="minorHAnsi" w:hAnsiTheme="minorHAnsi" w:cstheme="minorHAnsi"/>
              </w:rPr>
              <w:t xml:space="preserve"> -FSE visits the Merchant location for setting up the POS Terminal. Merchant asks FSE to visit later because of some reason – Merchant not available, N/W not available</w:t>
            </w:r>
            <w:r w:rsidRPr="00A646BE">
              <w:rPr>
                <w:rFonts w:asciiTheme="minorHAnsi" w:hAnsiTheme="minorHAnsi" w:cstheme="minorHAnsi"/>
              </w:rPr>
              <w:t xml:space="preserve">. FSE updates the below given fields on the Mobile App. </w:t>
            </w:r>
          </w:p>
          <w:p w14:paraId="6E959657" w14:textId="442062C5" w:rsidR="00002446" w:rsidRPr="00A646BE" w:rsidRDefault="00002446" w:rsidP="00010E7B">
            <w:pPr>
              <w:spacing w:after="0" w:line="0" w:lineRule="atLeast"/>
              <w:rPr>
                <w:rFonts w:asciiTheme="minorHAnsi" w:hAnsiTheme="minorHAnsi" w:cstheme="minorHAnsi"/>
              </w:rPr>
            </w:pPr>
          </w:p>
          <w:p w14:paraId="23E76BC2" w14:textId="77777777" w:rsidR="00FB3040" w:rsidRPr="00A646BE" w:rsidRDefault="00FB3040" w:rsidP="00010E7B">
            <w:pPr>
              <w:spacing w:after="0" w:line="0" w:lineRule="atLeast"/>
              <w:rPr>
                <w:rFonts w:asciiTheme="minorHAnsi" w:hAnsiTheme="minorHAnsi" w:cstheme="minorHAnsi"/>
                <w:b/>
                <w:bCs/>
              </w:rPr>
            </w:pPr>
            <w:r w:rsidRPr="00A646BE">
              <w:rPr>
                <w:rFonts w:asciiTheme="minorHAnsi" w:hAnsiTheme="minorHAnsi" w:cstheme="minorHAnsi"/>
                <w:b/>
                <w:bCs/>
              </w:rPr>
              <w:t>Case Details</w:t>
            </w:r>
          </w:p>
          <w:p w14:paraId="001DB90A" w14:textId="77777777" w:rsidR="00FB3040" w:rsidRPr="00A646BE" w:rsidRDefault="00FB3040"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Calling date - Attended Date</w:t>
            </w:r>
          </w:p>
          <w:p w14:paraId="0F5053A8" w14:textId="77777777" w:rsidR="00FB3040" w:rsidRPr="00A646BE" w:rsidRDefault="00FB3040"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Called by - Attended by</w:t>
            </w:r>
          </w:p>
          <w:p w14:paraId="17A60F27" w14:textId="428C8BD9" w:rsidR="00FB3040" w:rsidRPr="00A646BE" w:rsidRDefault="00FB3040"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Contact Person name – M</w:t>
            </w:r>
            <w:r w:rsidR="007A60E3" w:rsidRPr="00A646BE">
              <w:rPr>
                <w:rFonts w:asciiTheme="minorHAnsi" w:hAnsiTheme="minorHAnsi" w:cstheme="minorHAnsi"/>
              </w:rPr>
              <w:t>E</w:t>
            </w:r>
            <w:r w:rsidRPr="00A646BE">
              <w:rPr>
                <w:rFonts w:asciiTheme="minorHAnsi" w:hAnsiTheme="minorHAnsi" w:cstheme="minorHAnsi"/>
              </w:rPr>
              <w:t xml:space="preserve"> Contact Person</w:t>
            </w:r>
          </w:p>
          <w:p w14:paraId="58A01913" w14:textId="3AA5FB69" w:rsidR="00FB3040" w:rsidRPr="00A646BE" w:rsidRDefault="00FB3040"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 xml:space="preserve">Contact Person number </w:t>
            </w:r>
            <w:r w:rsidR="007A60E3" w:rsidRPr="00A646BE">
              <w:rPr>
                <w:rFonts w:asciiTheme="minorHAnsi" w:hAnsiTheme="minorHAnsi" w:cstheme="minorHAnsi"/>
              </w:rPr>
              <w:t>–</w:t>
            </w:r>
            <w:r w:rsidRPr="00A646BE">
              <w:rPr>
                <w:rFonts w:asciiTheme="minorHAnsi" w:hAnsiTheme="minorHAnsi" w:cstheme="minorHAnsi"/>
              </w:rPr>
              <w:t xml:space="preserve"> M</w:t>
            </w:r>
            <w:r w:rsidR="007A60E3" w:rsidRPr="00A646BE">
              <w:rPr>
                <w:rFonts w:asciiTheme="minorHAnsi" w:hAnsiTheme="minorHAnsi" w:cstheme="minorHAnsi"/>
              </w:rPr>
              <w:t xml:space="preserve">E </w:t>
            </w:r>
            <w:r w:rsidRPr="00A646BE">
              <w:rPr>
                <w:rFonts w:asciiTheme="minorHAnsi" w:hAnsiTheme="minorHAnsi" w:cstheme="minorHAnsi"/>
              </w:rPr>
              <w:t>Contact Person’s Contact Number</w:t>
            </w:r>
          </w:p>
          <w:p w14:paraId="10EECBFF" w14:textId="77777777" w:rsidR="00FB3040" w:rsidRPr="00A646BE" w:rsidRDefault="00FB3040"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Updation Person - Team Lead</w:t>
            </w:r>
          </w:p>
          <w:p w14:paraId="3414B660" w14:textId="77777777" w:rsidR="00FB3040" w:rsidRPr="00A646BE" w:rsidRDefault="00FB3040" w:rsidP="00010E7B">
            <w:pPr>
              <w:spacing w:after="0" w:line="0" w:lineRule="atLeast"/>
              <w:rPr>
                <w:rFonts w:asciiTheme="minorHAnsi" w:hAnsiTheme="minorHAnsi" w:cstheme="minorHAnsi"/>
              </w:rPr>
            </w:pPr>
          </w:p>
          <w:p w14:paraId="19A55852" w14:textId="77777777" w:rsidR="00FB3040" w:rsidRPr="00A646BE" w:rsidRDefault="00FB3040" w:rsidP="00010E7B">
            <w:pPr>
              <w:spacing w:after="0" w:line="0" w:lineRule="atLeast"/>
              <w:rPr>
                <w:rFonts w:asciiTheme="minorHAnsi" w:hAnsiTheme="minorHAnsi" w:cstheme="minorHAnsi"/>
                <w:b/>
                <w:bCs/>
              </w:rPr>
            </w:pPr>
            <w:r w:rsidRPr="00A646BE">
              <w:rPr>
                <w:rFonts w:asciiTheme="minorHAnsi" w:hAnsiTheme="minorHAnsi" w:cstheme="minorHAnsi"/>
                <w:b/>
                <w:bCs/>
              </w:rPr>
              <w:t>Case Remarks</w:t>
            </w:r>
            <w:r w:rsidRPr="00A646BE">
              <w:rPr>
                <w:rFonts w:asciiTheme="minorHAnsi" w:hAnsiTheme="minorHAnsi" w:cstheme="minorHAnsi"/>
                <w:b/>
                <w:bCs/>
              </w:rPr>
              <w:tab/>
            </w:r>
          </w:p>
          <w:p w14:paraId="7739F44A" w14:textId="77777777" w:rsidR="00FB3040" w:rsidRPr="00A646BE" w:rsidRDefault="00FB3040" w:rsidP="00010E7B">
            <w:pPr>
              <w:pStyle w:val="ListParagraph"/>
              <w:numPr>
                <w:ilvl w:val="0"/>
                <w:numId w:val="48"/>
              </w:numPr>
              <w:spacing w:after="0" w:line="0" w:lineRule="atLeast"/>
              <w:ind w:left="720"/>
              <w:rPr>
                <w:rFonts w:asciiTheme="minorHAnsi" w:hAnsiTheme="minorHAnsi" w:cstheme="minorHAnsi"/>
              </w:rPr>
            </w:pPr>
            <w:r w:rsidRPr="00A646BE">
              <w:rPr>
                <w:rFonts w:asciiTheme="minorHAnsi" w:hAnsiTheme="minorHAnsi" w:cstheme="minorHAnsi"/>
              </w:rPr>
              <w:t>Case Remarks</w:t>
            </w:r>
          </w:p>
          <w:p w14:paraId="055DA50F" w14:textId="77777777" w:rsidR="00FB3040" w:rsidRPr="00A646BE" w:rsidRDefault="00FB3040" w:rsidP="00010E7B">
            <w:pPr>
              <w:pStyle w:val="ListParagraph"/>
              <w:numPr>
                <w:ilvl w:val="0"/>
                <w:numId w:val="48"/>
              </w:numPr>
              <w:spacing w:after="0" w:line="0" w:lineRule="atLeast"/>
              <w:ind w:left="720"/>
              <w:rPr>
                <w:rFonts w:asciiTheme="minorHAnsi" w:hAnsiTheme="minorHAnsi" w:cstheme="minorHAnsi"/>
              </w:rPr>
            </w:pPr>
            <w:r w:rsidRPr="00A646BE">
              <w:rPr>
                <w:rFonts w:asciiTheme="minorHAnsi" w:hAnsiTheme="minorHAnsi" w:cstheme="minorHAnsi"/>
              </w:rPr>
              <w:t>Revisit Category</w:t>
            </w:r>
          </w:p>
          <w:p w14:paraId="7491F2C2" w14:textId="77777777" w:rsidR="00FB3040" w:rsidRPr="00A646BE" w:rsidRDefault="00FB3040" w:rsidP="00010E7B">
            <w:pPr>
              <w:pStyle w:val="ListParagraph"/>
              <w:numPr>
                <w:ilvl w:val="0"/>
                <w:numId w:val="48"/>
              </w:numPr>
              <w:spacing w:after="0" w:line="0" w:lineRule="atLeast"/>
              <w:ind w:left="720"/>
              <w:rPr>
                <w:rFonts w:asciiTheme="minorHAnsi" w:hAnsiTheme="minorHAnsi" w:cstheme="minorHAnsi"/>
              </w:rPr>
            </w:pPr>
            <w:r w:rsidRPr="00A646BE">
              <w:rPr>
                <w:rFonts w:asciiTheme="minorHAnsi" w:hAnsiTheme="minorHAnsi" w:cstheme="minorHAnsi"/>
              </w:rPr>
              <w:t>Revisit Date</w:t>
            </w:r>
          </w:p>
          <w:p w14:paraId="1E1AF32A" w14:textId="3904297C" w:rsidR="00FB3040" w:rsidRPr="00A646BE" w:rsidRDefault="00FB3040" w:rsidP="00010E7B">
            <w:pPr>
              <w:pStyle w:val="ListParagraph"/>
              <w:numPr>
                <w:ilvl w:val="0"/>
                <w:numId w:val="48"/>
              </w:numPr>
              <w:spacing w:after="0" w:line="0" w:lineRule="atLeast"/>
              <w:ind w:left="720"/>
              <w:rPr>
                <w:rFonts w:asciiTheme="minorHAnsi" w:hAnsiTheme="minorHAnsi" w:cstheme="minorHAnsi"/>
              </w:rPr>
            </w:pPr>
            <w:r w:rsidRPr="00A646BE">
              <w:rPr>
                <w:rFonts w:asciiTheme="minorHAnsi" w:hAnsiTheme="minorHAnsi" w:cstheme="minorHAnsi"/>
              </w:rPr>
              <w:t xml:space="preserve">NSTP/ Revisit verified </w:t>
            </w:r>
            <w:r w:rsidR="004E2035" w:rsidRPr="00A646BE">
              <w:rPr>
                <w:rFonts w:asciiTheme="minorHAnsi" w:hAnsiTheme="minorHAnsi" w:cstheme="minorHAnsi"/>
              </w:rPr>
              <w:t>by?</w:t>
            </w:r>
          </w:p>
          <w:p w14:paraId="0AEF6150" w14:textId="77777777" w:rsidR="00FB3040" w:rsidRPr="00A646BE" w:rsidRDefault="00FB3040" w:rsidP="00010E7B">
            <w:pPr>
              <w:pStyle w:val="ListParagraph"/>
              <w:numPr>
                <w:ilvl w:val="0"/>
                <w:numId w:val="48"/>
              </w:numPr>
              <w:spacing w:after="0" w:line="0" w:lineRule="atLeast"/>
              <w:ind w:left="720"/>
              <w:rPr>
                <w:rFonts w:asciiTheme="minorHAnsi" w:hAnsiTheme="minorHAnsi" w:cstheme="minorHAnsi"/>
              </w:rPr>
            </w:pPr>
            <w:r w:rsidRPr="00A646BE">
              <w:rPr>
                <w:rFonts w:asciiTheme="minorHAnsi" w:hAnsiTheme="minorHAnsi" w:cstheme="minorHAnsi"/>
              </w:rPr>
              <w:lastRenderedPageBreak/>
              <w:t>ST Number</w:t>
            </w:r>
          </w:p>
          <w:p w14:paraId="1C74DF61" w14:textId="77777777" w:rsidR="00FB3040" w:rsidRPr="00A646BE" w:rsidRDefault="00FB3040" w:rsidP="00010E7B">
            <w:pPr>
              <w:spacing w:after="0" w:line="0" w:lineRule="atLeast"/>
              <w:rPr>
                <w:rFonts w:asciiTheme="minorHAnsi" w:hAnsiTheme="minorHAnsi" w:cstheme="minorHAnsi"/>
              </w:rPr>
            </w:pPr>
          </w:p>
          <w:p w14:paraId="4AAA513F" w14:textId="77777777" w:rsidR="00FB3040" w:rsidRPr="00A646BE" w:rsidRDefault="00FB3040" w:rsidP="00010E7B">
            <w:pPr>
              <w:spacing w:after="0" w:line="0" w:lineRule="atLeast"/>
              <w:rPr>
                <w:rFonts w:asciiTheme="minorHAnsi" w:hAnsiTheme="minorHAnsi" w:cstheme="minorHAnsi"/>
                <w:b/>
                <w:bCs/>
              </w:rPr>
            </w:pPr>
            <w:r w:rsidRPr="00A646BE">
              <w:rPr>
                <w:rFonts w:asciiTheme="minorHAnsi" w:hAnsiTheme="minorHAnsi" w:cstheme="minorHAnsi"/>
                <w:b/>
                <w:bCs/>
              </w:rPr>
              <w:t xml:space="preserve">Asset Details: </w:t>
            </w:r>
          </w:p>
          <w:p w14:paraId="02FBC2E5" w14:textId="77777777" w:rsidR="00FB3040" w:rsidRPr="00A646BE" w:rsidRDefault="00FB3040"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Pics - upto 7</w:t>
            </w:r>
          </w:p>
          <w:p w14:paraId="0F7078FA" w14:textId="77777777" w:rsidR="00FB3040" w:rsidRPr="00A646BE" w:rsidRDefault="00FB3040"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Audio File - upto 4</w:t>
            </w:r>
          </w:p>
          <w:p w14:paraId="659E421B" w14:textId="77777777" w:rsidR="00002446" w:rsidRPr="00A646BE" w:rsidRDefault="00002446" w:rsidP="00010E7B">
            <w:pPr>
              <w:spacing w:after="0" w:line="0" w:lineRule="atLeast"/>
              <w:rPr>
                <w:rFonts w:asciiTheme="minorHAnsi" w:hAnsiTheme="minorHAnsi" w:cstheme="minorHAnsi"/>
              </w:rPr>
            </w:pPr>
          </w:p>
          <w:p w14:paraId="4FD0AFBE" w14:textId="76939DE0" w:rsidR="00FB3040" w:rsidRPr="00A646BE" w:rsidRDefault="00FB3040" w:rsidP="00010E7B">
            <w:pPr>
              <w:spacing w:after="0" w:line="0" w:lineRule="atLeast"/>
              <w:rPr>
                <w:rFonts w:asciiTheme="minorHAnsi" w:hAnsiTheme="minorHAnsi" w:cstheme="minorHAnsi"/>
                <w:b/>
                <w:bCs/>
              </w:rPr>
            </w:pPr>
            <w:r w:rsidRPr="00A646BE">
              <w:rPr>
                <w:rFonts w:asciiTheme="minorHAnsi" w:hAnsiTheme="minorHAnsi" w:cstheme="minorHAnsi"/>
                <w:b/>
                <w:bCs/>
              </w:rPr>
              <w:t xml:space="preserve">By </w:t>
            </w:r>
            <w:r w:rsidR="00002446" w:rsidRPr="00A646BE">
              <w:rPr>
                <w:rFonts w:asciiTheme="minorHAnsi" w:hAnsiTheme="minorHAnsi" w:cstheme="minorHAnsi"/>
                <w:b/>
                <w:bCs/>
              </w:rPr>
              <w:t>Phone</w:t>
            </w:r>
            <w:r w:rsidR="00002446" w:rsidRPr="00A646BE">
              <w:rPr>
                <w:rFonts w:asciiTheme="minorHAnsi" w:hAnsiTheme="minorHAnsi" w:cstheme="minorHAnsi"/>
              </w:rPr>
              <w:t xml:space="preserve"> - FSE calls Merchant to check Merchant’s availability</w:t>
            </w:r>
            <w:r w:rsidRPr="00A646BE">
              <w:rPr>
                <w:rFonts w:asciiTheme="minorHAnsi" w:hAnsiTheme="minorHAnsi" w:cstheme="minorHAnsi"/>
              </w:rPr>
              <w:t xml:space="preserve">. Merchant asks FSE to visit later because of some reason – Merchant not available, N/W not available. FSE updates the below given fields on the Mobile App. </w:t>
            </w:r>
          </w:p>
          <w:p w14:paraId="461DC2D5" w14:textId="13F2EF9B" w:rsidR="00FB3040" w:rsidRPr="00A646BE" w:rsidRDefault="00FB3040" w:rsidP="00010E7B">
            <w:pPr>
              <w:spacing w:after="0" w:line="0" w:lineRule="atLeast"/>
              <w:rPr>
                <w:rFonts w:asciiTheme="minorHAnsi" w:hAnsiTheme="minorHAnsi" w:cstheme="minorHAnsi"/>
                <w:b/>
                <w:bCs/>
              </w:rPr>
            </w:pPr>
            <w:r w:rsidRPr="00A646BE">
              <w:rPr>
                <w:rFonts w:asciiTheme="minorHAnsi" w:hAnsiTheme="minorHAnsi" w:cstheme="minorHAnsi"/>
              </w:rPr>
              <w:t xml:space="preserve"> </w:t>
            </w:r>
          </w:p>
          <w:p w14:paraId="26507376" w14:textId="77777777" w:rsidR="00002446" w:rsidRPr="00A646BE" w:rsidRDefault="00002446" w:rsidP="00010E7B">
            <w:pPr>
              <w:spacing w:after="0" w:line="0" w:lineRule="atLeast"/>
              <w:rPr>
                <w:rFonts w:asciiTheme="minorHAnsi" w:hAnsiTheme="minorHAnsi" w:cstheme="minorHAnsi"/>
                <w:b/>
                <w:bCs/>
              </w:rPr>
            </w:pPr>
            <w:r w:rsidRPr="00A646BE">
              <w:rPr>
                <w:rFonts w:asciiTheme="minorHAnsi" w:hAnsiTheme="minorHAnsi" w:cstheme="minorHAnsi"/>
                <w:b/>
                <w:bCs/>
              </w:rPr>
              <w:t>Case Details</w:t>
            </w:r>
          </w:p>
          <w:p w14:paraId="776A45E3" w14:textId="77777777"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Calling date - Attended Date</w:t>
            </w:r>
          </w:p>
          <w:p w14:paraId="4308155E" w14:textId="77777777"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Called by - Attended by</w:t>
            </w:r>
          </w:p>
          <w:p w14:paraId="28289363" w14:textId="50F793E0"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Contact Person name – M</w:t>
            </w:r>
            <w:r w:rsidR="005D376B" w:rsidRPr="00A646BE">
              <w:rPr>
                <w:rFonts w:asciiTheme="minorHAnsi" w:hAnsiTheme="minorHAnsi" w:cstheme="minorHAnsi"/>
              </w:rPr>
              <w:t>E</w:t>
            </w:r>
            <w:r w:rsidRPr="00A646BE">
              <w:rPr>
                <w:rFonts w:asciiTheme="minorHAnsi" w:hAnsiTheme="minorHAnsi" w:cstheme="minorHAnsi"/>
              </w:rPr>
              <w:t xml:space="preserve"> Contact Person</w:t>
            </w:r>
          </w:p>
          <w:p w14:paraId="37AB0772" w14:textId="617BCD98"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Contact Person number - M</w:t>
            </w:r>
            <w:r w:rsidR="005D376B" w:rsidRPr="00A646BE">
              <w:rPr>
                <w:rFonts w:asciiTheme="minorHAnsi" w:hAnsiTheme="minorHAnsi" w:cstheme="minorHAnsi"/>
              </w:rPr>
              <w:t>E</w:t>
            </w:r>
            <w:r w:rsidRPr="00A646BE">
              <w:rPr>
                <w:rFonts w:asciiTheme="minorHAnsi" w:hAnsiTheme="minorHAnsi" w:cstheme="minorHAnsi"/>
              </w:rPr>
              <w:t xml:space="preserve"> Contact Person’s Contact Number</w:t>
            </w:r>
          </w:p>
          <w:p w14:paraId="37496905" w14:textId="77777777"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Updation Person - Team Lead</w:t>
            </w:r>
          </w:p>
          <w:p w14:paraId="164EBF08" w14:textId="77777777" w:rsidR="00002446" w:rsidRPr="00A646BE" w:rsidRDefault="00002446" w:rsidP="00010E7B">
            <w:pPr>
              <w:spacing w:after="0" w:line="0" w:lineRule="atLeast"/>
              <w:rPr>
                <w:rFonts w:asciiTheme="minorHAnsi" w:hAnsiTheme="minorHAnsi" w:cstheme="minorHAnsi"/>
              </w:rPr>
            </w:pPr>
          </w:p>
          <w:p w14:paraId="6603640E" w14:textId="77777777" w:rsidR="00002446" w:rsidRPr="00A646BE" w:rsidRDefault="00002446" w:rsidP="00010E7B">
            <w:pPr>
              <w:spacing w:after="0" w:line="0" w:lineRule="atLeast"/>
              <w:rPr>
                <w:rFonts w:asciiTheme="minorHAnsi" w:hAnsiTheme="minorHAnsi" w:cstheme="minorHAnsi"/>
                <w:b/>
                <w:bCs/>
              </w:rPr>
            </w:pPr>
            <w:r w:rsidRPr="00A646BE">
              <w:rPr>
                <w:rFonts w:asciiTheme="minorHAnsi" w:hAnsiTheme="minorHAnsi" w:cstheme="minorHAnsi"/>
                <w:b/>
                <w:bCs/>
              </w:rPr>
              <w:t>Case Remarks</w:t>
            </w:r>
            <w:r w:rsidRPr="00A646BE">
              <w:rPr>
                <w:rFonts w:asciiTheme="minorHAnsi" w:hAnsiTheme="minorHAnsi" w:cstheme="minorHAnsi"/>
                <w:b/>
                <w:bCs/>
              </w:rPr>
              <w:tab/>
            </w:r>
          </w:p>
          <w:p w14:paraId="2B22583C" w14:textId="77777777" w:rsidR="00002446" w:rsidRPr="00A646BE" w:rsidRDefault="00002446" w:rsidP="00010E7B">
            <w:pPr>
              <w:pStyle w:val="ListParagraph"/>
              <w:numPr>
                <w:ilvl w:val="0"/>
                <w:numId w:val="48"/>
              </w:numPr>
              <w:spacing w:after="0" w:line="0" w:lineRule="atLeast"/>
              <w:ind w:left="720"/>
              <w:rPr>
                <w:rFonts w:asciiTheme="minorHAnsi" w:hAnsiTheme="minorHAnsi" w:cstheme="minorHAnsi"/>
              </w:rPr>
            </w:pPr>
            <w:r w:rsidRPr="00A646BE">
              <w:rPr>
                <w:rFonts w:asciiTheme="minorHAnsi" w:hAnsiTheme="minorHAnsi" w:cstheme="minorHAnsi"/>
              </w:rPr>
              <w:t>Case Remarks</w:t>
            </w:r>
          </w:p>
          <w:p w14:paraId="5F9FC5E5" w14:textId="77777777" w:rsidR="00002446" w:rsidRPr="00A646BE" w:rsidRDefault="00002446" w:rsidP="00010E7B">
            <w:pPr>
              <w:pStyle w:val="ListParagraph"/>
              <w:numPr>
                <w:ilvl w:val="0"/>
                <w:numId w:val="48"/>
              </w:numPr>
              <w:spacing w:after="0" w:line="0" w:lineRule="atLeast"/>
              <w:ind w:left="720"/>
              <w:rPr>
                <w:rFonts w:asciiTheme="minorHAnsi" w:hAnsiTheme="minorHAnsi" w:cstheme="minorHAnsi"/>
              </w:rPr>
            </w:pPr>
            <w:r w:rsidRPr="00A646BE">
              <w:rPr>
                <w:rFonts w:asciiTheme="minorHAnsi" w:hAnsiTheme="minorHAnsi" w:cstheme="minorHAnsi"/>
              </w:rPr>
              <w:t>Revisit Category</w:t>
            </w:r>
          </w:p>
          <w:p w14:paraId="0F77C2B4" w14:textId="77777777" w:rsidR="00002446" w:rsidRPr="00A646BE" w:rsidRDefault="00002446" w:rsidP="00010E7B">
            <w:pPr>
              <w:pStyle w:val="ListParagraph"/>
              <w:numPr>
                <w:ilvl w:val="0"/>
                <w:numId w:val="48"/>
              </w:numPr>
              <w:spacing w:after="0" w:line="0" w:lineRule="atLeast"/>
              <w:ind w:left="720"/>
              <w:rPr>
                <w:rFonts w:asciiTheme="minorHAnsi" w:hAnsiTheme="minorHAnsi" w:cstheme="minorHAnsi"/>
              </w:rPr>
            </w:pPr>
            <w:r w:rsidRPr="00A646BE">
              <w:rPr>
                <w:rFonts w:asciiTheme="minorHAnsi" w:hAnsiTheme="minorHAnsi" w:cstheme="minorHAnsi"/>
              </w:rPr>
              <w:t>Revisit Date</w:t>
            </w:r>
          </w:p>
          <w:p w14:paraId="00752513" w14:textId="0F0F2AC7" w:rsidR="00002446" w:rsidRPr="00A646BE" w:rsidRDefault="00002446" w:rsidP="00010E7B">
            <w:pPr>
              <w:pStyle w:val="ListParagraph"/>
              <w:numPr>
                <w:ilvl w:val="0"/>
                <w:numId w:val="48"/>
              </w:numPr>
              <w:spacing w:after="0" w:line="0" w:lineRule="atLeast"/>
              <w:ind w:left="720"/>
              <w:rPr>
                <w:rFonts w:asciiTheme="minorHAnsi" w:hAnsiTheme="minorHAnsi" w:cstheme="minorHAnsi"/>
              </w:rPr>
            </w:pPr>
            <w:r w:rsidRPr="00A646BE">
              <w:rPr>
                <w:rFonts w:asciiTheme="minorHAnsi" w:hAnsiTheme="minorHAnsi" w:cstheme="minorHAnsi"/>
              </w:rPr>
              <w:t xml:space="preserve">NSTP/ Revisit verified </w:t>
            </w:r>
            <w:r w:rsidR="004E2035" w:rsidRPr="00A646BE">
              <w:rPr>
                <w:rFonts w:asciiTheme="minorHAnsi" w:hAnsiTheme="minorHAnsi" w:cstheme="minorHAnsi"/>
              </w:rPr>
              <w:t>by?</w:t>
            </w:r>
          </w:p>
          <w:p w14:paraId="291BE76D" w14:textId="77777777" w:rsidR="00002446" w:rsidRPr="00A646BE" w:rsidRDefault="00002446" w:rsidP="00010E7B">
            <w:pPr>
              <w:pStyle w:val="ListParagraph"/>
              <w:numPr>
                <w:ilvl w:val="0"/>
                <w:numId w:val="48"/>
              </w:numPr>
              <w:spacing w:after="0" w:line="0" w:lineRule="atLeast"/>
              <w:ind w:left="720"/>
              <w:rPr>
                <w:rFonts w:asciiTheme="minorHAnsi" w:hAnsiTheme="minorHAnsi" w:cstheme="minorHAnsi"/>
              </w:rPr>
            </w:pPr>
            <w:r w:rsidRPr="00A646BE">
              <w:rPr>
                <w:rFonts w:asciiTheme="minorHAnsi" w:hAnsiTheme="minorHAnsi" w:cstheme="minorHAnsi"/>
              </w:rPr>
              <w:t>Audio File – attach more than 1</w:t>
            </w:r>
          </w:p>
          <w:p w14:paraId="2E8A09CE" w14:textId="77777777" w:rsidR="00002446" w:rsidRPr="00A646BE" w:rsidRDefault="00002446" w:rsidP="00010E7B">
            <w:pPr>
              <w:pStyle w:val="ListParagraph"/>
              <w:numPr>
                <w:ilvl w:val="0"/>
                <w:numId w:val="48"/>
              </w:numPr>
              <w:spacing w:after="0" w:line="0" w:lineRule="atLeast"/>
              <w:ind w:left="720"/>
              <w:rPr>
                <w:rFonts w:asciiTheme="minorHAnsi" w:hAnsiTheme="minorHAnsi" w:cstheme="minorHAnsi"/>
              </w:rPr>
            </w:pPr>
            <w:r w:rsidRPr="00A646BE">
              <w:rPr>
                <w:rFonts w:asciiTheme="minorHAnsi" w:hAnsiTheme="minorHAnsi" w:cstheme="minorHAnsi"/>
              </w:rPr>
              <w:t>Job card pics – upto 3</w:t>
            </w:r>
          </w:p>
          <w:p w14:paraId="00A6F493" w14:textId="77777777" w:rsidR="00002446" w:rsidRPr="00A646BE" w:rsidRDefault="00002446" w:rsidP="00010E7B">
            <w:pPr>
              <w:pStyle w:val="ListParagraph"/>
              <w:numPr>
                <w:ilvl w:val="0"/>
                <w:numId w:val="48"/>
              </w:numPr>
              <w:spacing w:after="0" w:line="0" w:lineRule="atLeast"/>
              <w:ind w:left="720"/>
              <w:rPr>
                <w:rFonts w:asciiTheme="minorHAnsi" w:hAnsiTheme="minorHAnsi" w:cstheme="minorHAnsi"/>
              </w:rPr>
            </w:pPr>
            <w:r w:rsidRPr="00A646BE">
              <w:rPr>
                <w:rFonts w:asciiTheme="minorHAnsi" w:hAnsiTheme="minorHAnsi" w:cstheme="minorHAnsi"/>
              </w:rPr>
              <w:t>Case feedback</w:t>
            </w:r>
          </w:p>
          <w:p w14:paraId="2001673C" w14:textId="77777777" w:rsidR="00002446" w:rsidRPr="00A646BE" w:rsidRDefault="00002446" w:rsidP="00010E7B">
            <w:pPr>
              <w:spacing w:after="0" w:line="0" w:lineRule="atLeast"/>
              <w:rPr>
                <w:rFonts w:asciiTheme="minorHAnsi" w:hAnsiTheme="minorHAnsi" w:cstheme="minorHAnsi"/>
              </w:rPr>
            </w:pPr>
          </w:p>
          <w:p w14:paraId="70E230FD" w14:textId="77777777" w:rsidR="00002446" w:rsidRPr="00A646BE" w:rsidRDefault="00002446" w:rsidP="00010E7B">
            <w:pPr>
              <w:spacing w:after="0" w:line="0" w:lineRule="atLeast"/>
              <w:rPr>
                <w:rFonts w:asciiTheme="minorHAnsi" w:hAnsiTheme="minorHAnsi" w:cstheme="minorHAnsi"/>
                <w:b/>
                <w:bCs/>
              </w:rPr>
            </w:pPr>
            <w:r w:rsidRPr="00A646BE">
              <w:rPr>
                <w:rFonts w:asciiTheme="minorHAnsi" w:hAnsiTheme="minorHAnsi" w:cstheme="minorHAnsi"/>
                <w:b/>
                <w:bCs/>
              </w:rPr>
              <w:t xml:space="preserve">Asset Details: </w:t>
            </w:r>
          </w:p>
          <w:p w14:paraId="307E52D9" w14:textId="77777777"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Deactivated</w:t>
            </w:r>
          </w:p>
          <w:p w14:paraId="793D08E6" w14:textId="77777777" w:rsidR="00002446" w:rsidRPr="00A646BE" w:rsidRDefault="00002446" w:rsidP="00010E7B">
            <w:pPr>
              <w:spacing w:after="0" w:line="0" w:lineRule="atLeast"/>
              <w:rPr>
                <w:rFonts w:asciiTheme="minorHAnsi" w:hAnsiTheme="minorHAnsi" w:cstheme="minorHAnsi"/>
              </w:rPr>
            </w:pPr>
          </w:p>
          <w:p w14:paraId="1B8A50BB" w14:textId="4E70314F" w:rsidR="00002446" w:rsidRPr="00A646BE" w:rsidRDefault="00FB3040" w:rsidP="00010E7B">
            <w:pPr>
              <w:spacing w:after="0" w:line="0" w:lineRule="atLeast"/>
              <w:rPr>
                <w:rFonts w:asciiTheme="minorHAnsi" w:hAnsiTheme="minorHAnsi" w:cstheme="minorHAnsi"/>
                <w:b/>
                <w:bCs/>
              </w:rPr>
            </w:pPr>
            <w:r w:rsidRPr="00A646BE">
              <w:rPr>
                <w:rFonts w:asciiTheme="minorHAnsi" w:hAnsiTheme="minorHAnsi" w:cstheme="minorHAnsi"/>
                <w:b/>
                <w:bCs/>
              </w:rPr>
              <w:t>3.</w:t>
            </w:r>
            <w:r w:rsidR="00002446" w:rsidRPr="00A646BE">
              <w:rPr>
                <w:rFonts w:asciiTheme="minorHAnsi" w:hAnsiTheme="minorHAnsi" w:cstheme="minorHAnsi"/>
                <w:b/>
                <w:bCs/>
              </w:rPr>
              <w:t>NSTP (Refusal from merchant)</w:t>
            </w:r>
          </w:p>
          <w:p w14:paraId="2447D673" w14:textId="29A70E08" w:rsidR="00002446" w:rsidRPr="00A646BE" w:rsidRDefault="009E132D" w:rsidP="00010E7B">
            <w:pPr>
              <w:spacing w:after="0" w:line="0" w:lineRule="atLeast"/>
              <w:rPr>
                <w:rFonts w:asciiTheme="minorHAnsi" w:hAnsiTheme="minorHAnsi" w:cstheme="minorHAnsi"/>
              </w:rPr>
            </w:pPr>
            <w:r w:rsidRPr="00A646BE">
              <w:rPr>
                <w:rFonts w:asciiTheme="minorHAnsi" w:hAnsiTheme="minorHAnsi" w:cstheme="minorHAnsi"/>
                <w:b/>
                <w:bCs/>
              </w:rPr>
              <w:t xml:space="preserve">By </w:t>
            </w:r>
            <w:r w:rsidR="00002446" w:rsidRPr="00A646BE">
              <w:rPr>
                <w:rFonts w:asciiTheme="minorHAnsi" w:hAnsiTheme="minorHAnsi" w:cstheme="minorHAnsi"/>
                <w:b/>
                <w:bCs/>
              </w:rPr>
              <w:t>Phone</w:t>
            </w:r>
            <w:r w:rsidR="00002446" w:rsidRPr="00A646BE">
              <w:rPr>
                <w:rFonts w:asciiTheme="minorHAnsi" w:hAnsiTheme="minorHAnsi" w:cstheme="minorHAnsi"/>
              </w:rPr>
              <w:t xml:space="preserve"> - FSE calls Merchant to check Merchant’s availability. Merchant refuses to accept the services of FSE for some reason</w:t>
            </w:r>
            <w:r w:rsidR="009561A4" w:rsidRPr="00A646BE">
              <w:rPr>
                <w:rFonts w:asciiTheme="minorHAnsi" w:hAnsiTheme="minorHAnsi" w:cstheme="minorHAnsi"/>
              </w:rPr>
              <w:t xml:space="preserve"> (charges are too high, network issue, shop not ready)</w:t>
            </w:r>
            <w:r w:rsidR="00002446" w:rsidRPr="00A646BE">
              <w:rPr>
                <w:rFonts w:asciiTheme="minorHAnsi" w:hAnsiTheme="minorHAnsi" w:cstheme="minorHAnsi"/>
              </w:rPr>
              <w:t>.  Merchant may say to cancel the request</w:t>
            </w:r>
            <w:r w:rsidR="009561A4" w:rsidRPr="00A646BE">
              <w:rPr>
                <w:rFonts w:asciiTheme="minorHAnsi" w:hAnsiTheme="minorHAnsi" w:cstheme="minorHAnsi"/>
              </w:rPr>
              <w:t>.</w:t>
            </w:r>
          </w:p>
          <w:p w14:paraId="18172E4B" w14:textId="77777777" w:rsidR="00002446" w:rsidRPr="00A646BE" w:rsidRDefault="00002446" w:rsidP="00010E7B">
            <w:pPr>
              <w:spacing w:after="0" w:line="0" w:lineRule="atLeast"/>
              <w:rPr>
                <w:rFonts w:asciiTheme="minorHAnsi" w:hAnsiTheme="minorHAnsi" w:cstheme="minorHAnsi"/>
                <w:b/>
                <w:bCs/>
              </w:rPr>
            </w:pPr>
            <w:r w:rsidRPr="00A646BE">
              <w:rPr>
                <w:rFonts w:asciiTheme="minorHAnsi" w:hAnsiTheme="minorHAnsi" w:cstheme="minorHAnsi"/>
                <w:b/>
                <w:bCs/>
              </w:rPr>
              <w:t>Case Details</w:t>
            </w:r>
          </w:p>
          <w:p w14:paraId="4C57B602" w14:textId="77777777"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Calling date - Attended Date</w:t>
            </w:r>
          </w:p>
          <w:p w14:paraId="5BEE3E7F" w14:textId="77777777"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Called by - Attended by</w:t>
            </w:r>
          </w:p>
          <w:p w14:paraId="5DE06AD2" w14:textId="58718203"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Contact Person name – M</w:t>
            </w:r>
            <w:r w:rsidR="005D376B" w:rsidRPr="00A646BE">
              <w:rPr>
                <w:rFonts w:asciiTheme="minorHAnsi" w:hAnsiTheme="minorHAnsi" w:cstheme="minorHAnsi"/>
              </w:rPr>
              <w:t>E</w:t>
            </w:r>
            <w:r w:rsidRPr="00A646BE">
              <w:rPr>
                <w:rFonts w:asciiTheme="minorHAnsi" w:hAnsiTheme="minorHAnsi" w:cstheme="minorHAnsi"/>
              </w:rPr>
              <w:t xml:space="preserve"> Contact Person</w:t>
            </w:r>
          </w:p>
          <w:p w14:paraId="056EEE95" w14:textId="3DFCA442"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Contact Person number - M</w:t>
            </w:r>
            <w:r w:rsidR="005D376B" w:rsidRPr="00A646BE">
              <w:rPr>
                <w:rFonts w:asciiTheme="minorHAnsi" w:hAnsiTheme="minorHAnsi" w:cstheme="minorHAnsi"/>
              </w:rPr>
              <w:t>E</w:t>
            </w:r>
            <w:r w:rsidRPr="00A646BE">
              <w:rPr>
                <w:rFonts w:asciiTheme="minorHAnsi" w:hAnsiTheme="minorHAnsi" w:cstheme="minorHAnsi"/>
              </w:rPr>
              <w:t xml:space="preserve"> Contact Person’s Contact Number</w:t>
            </w:r>
          </w:p>
          <w:p w14:paraId="0BC37A03" w14:textId="77777777" w:rsidR="00002446" w:rsidRPr="00A646BE" w:rsidRDefault="00002446" w:rsidP="00010E7B">
            <w:pPr>
              <w:spacing w:after="0" w:line="0" w:lineRule="atLeast"/>
              <w:rPr>
                <w:rFonts w:asciiTheme="minorHAnsi" w:hAnsiTheme="minorHAnsi" w:cstheme="minorHAnsi"/>
              </w:rPr>
            </w:pPr>
          </w:p>
          <w:p w14:paraId="652C7B30" w14:textId="77777777" w:rsidR="00002446" w:rsidRPr="00A646BE" w:rsidRDefault="00002446" w:rsidP="00010E7B">
            <w:pPr>
              <w:spacing w:after="0" w:line="0" w:lineRule="atLeast"/>
              <w:rPr>
                <w:rFonts w:asciiTheme="minorHAnsi" w:hAnsiTheme="minorHAnsi" w:cstheme="minorHAnsi"/>
                <w:b/>
                <w:bCs/>
              </w:rPr>
            </w:pPr>
            <w:r w:rsidRPr="00A646BE">
              <w:rPr>
                <w:rFonts w:asciiTheme="minorHAnsi" w:hAnsiTheme="minorHAnsi" w:cstheme="minorHAnsi"/>
                <w:b/>
                <w:bCs/>
              </w:rPr>
              <w:t>Case Remarks</w:t>
            </w:r>
          </w:p>
          <w:p w14:paraId="767EBFD1" w14:textId="77777777"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Case Remarks - Remarks</w:t>
            </w:r>
          </w:p>
          <w:p w14:paraId="7791BDE4" w14:textId="53E8BD94"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NSTP Category - "NSTP Category Pushpraj to provide the list"</w:t>
            </w:r>
          </w:p>
          <w:p w14:paraId="2D2ED588" w14:textId="22BDB3D4"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NSTP/ Revisit verified by?</w:t>
            </w:r>
            <w:r w:rsidRPr="00A646BE">
              <w:rPr>
                <w:rFonts w:asciiTheme="minorHAnsi" w:hAnsiTheme="minorHAnsi" w:cstheme="minorHAnsi"/>
              </w:rPr>
              <w:tab/>
              <w:t>- Team Lead</w:t>
            </w:r>
          </w:p>
          <w:p w14:paraId="78C28610" w14:textId="77777777"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Updation Person</w:t>
            </w:r>
            <w:r w:rsidRPr="00A646BE">
              <w:rPr>
                <w:rFonts w:asciiTheme="minorHAnsi" w:hAnsiTheme="minorHAnsi" w:cstheme="minorHAnsi"/>
              </w:rPr>
              <w:tab/>
              <w:t>- Team Lead</w:t>
            </w:r>
          </w:p>
          <w:p w14:paraId="599E14D6" w14:textId="77777777"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Job card pics - Upto 3</w:t>
            </w:r>
          </w:p>
          <w:p w14:paraId="20924DDB" w14:textId="77777777"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Audio File - Upto 3 optional. Few Bankers insist</w:t>
            </w:r>
          </w:p>
          <w:p w14:paraId="27C1848E" w14:textId="77777777"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case feedback - optional</w:t>
            </w:r>
          </w:p>
          <w:p w14:paraId="460705B1" w14:textId="77777777" w:rsidR="00002446" w:rsidRPr="00A646BE" w:rsidRDefault="00002446" w:rsidP="00010E7B">
            <w:pPr>
              <w:spacing w:after="0" w:line="0" w:lineRule="atLeast"/>
              <w:rPr>
                <w:rFonts w:asciiTheme="minorHAnsi" w:hAnsiTheme="minorHAnsi" w:cstheme="minorHAnsi"/>
              </w:rPr>
            </w:pPr>
          </w:p>
          <w:p w14:paraId="1672236E" w14:textId="77777777" w:rsidR="00002446" w:rsidRPr="00A646BE" w:rsidRDefault="00002446" w:rsidP="00010E7B">
            <w:pPr>
              <w:spacing w:after="0" w:line="0" w:lineRule="atLeast"/>
              <w:rPr>
                <w:rFonts w:asciiTheme="minorHAnsi" w:hAnsiTheme="minorHAnsi" w:cstheme="minorHAnsi"/>
                <w:b/>
                <w:bCs/>
              </w:rPr>
            </w:pPr>
            <w:r w:rsidRPr="00A646BE">
              <w:rPr>
                <w:rFonts w:asciiTheme="minorHAnsi" w:hAnsiTheme="minorHAnsi" w:cstheme="minorHAnsi"/>
                <w:b/>
                <w:bCs/>
              </w:rPr>
              <w:t xml:space="preserve">Asset Details: </w:t>
            </w:r>
          </w:p>
          <w:p w14:paraId="33C5FB6B" w14:textId="77777777"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Deactivated</w:t>
            </w:r>
          </w:p>
          <w:p w14:paraId="4D4B0426" w14:textId="77777777" w:rsidR="00002446" w:rsidRPr="00A646BE" w:rsidRDefault="00002446" w:rsidP="00010E7B">
            <w:pPr>
              <w:spacing w:after="0" w:line="0" w:lineRule="atLeast"/>
              <w:rPr>
                <w:rFonts w:asciiTheme="minorHAnsi" w:hAnsiTheme="minorHAnsi" w:cstheme="minorHAnsi"/>
              </w:rPr>
            </w:pPr>
          </w:p>
          <w:p w14:paraId="1C43B46F" w14:textId="5524072E" w:rsidR="00002446" w:rsidRPr="00A646BE" w:rsidRDefault="009E132D" w:rsidP="00010E7B">
            <w:pPr>
              <w:spacing w:after="0" w:line="0" w:lineRule="atLeast"/>
              <w:rPr>
                <w:rFonts w:asciiTheme="minorHAnsi" w:hAnsiTheme="minorHAnsi" w:cstheme="minorHAnsi"/>
              </w:rPr>
            </w:pPr>
            <w:r w:rsidRPr="00A646BE">
              <w:rPr>
                <w:rFonts w:asciiTheme="minorHAnsi" w:hAnsiTheme="minorHAnsi" w:cstheme="minorHAnsi"/>
                <w:b/>
                <w:bCs/>
              </w:rPr>
              <w:lastRenderedPageBreak/>
              <w:t xml:space="preserve">By </w:t>
            </w:r>
            <w:r w:rsidR="00002446" w:rsidRPr="00A646BE">
              <w:rPr>
                <w:rFonts w:asciiTheme="minorHAnsi" w:hAnsiTheme="minorHAnsi" w:cstheme="minorHAnsi"/>
                <w:b/>
                <w:bCs/>
              </w:rPr>
              <w:t>Visit</w:t>
            </w:r>
            <w:r w:rsidR="00002446" w:rsidRPr="00A646BE">
              <w:rPr>
                <w:rFonts w:asciiTheme="minorHAnsi" w:hAnsiTheme="minorHAnsi" w:cstheme="minorHAnsi"/>
              </w:rPr>
              <w:t xml:space="preserve"> -</w:t>
            </w:r>
            <w:r w:rsidRPr="00A646BE">
              <w:rPr>
                <w:rFonts w:asciiTheme="minorHAnsi" w:hAnsiTheme="minorHAnsi" w:cstheme="minorHAnsi"/>
              </w:rPr>
              <w:t xml:space="preserve"> </w:t>
            </w:r>
            <w:r w:rsidR="00002446" w:rsidRPr="00A646BE">
              <w:rPr>
                <w:rFonts w:asciiTheme="minorHAnsi" w:hAnsiTheme="minorHAnsi" w:cstheme="minorHAnsi"/>
              </w:rPr>
              <w:t xml:space="preserve">FSE visits the Merchant location for setting up the POS Terminal. Few times Merchant may not agree for some reason. FSE need to intimate same thing to Team who can pitch in and try to resolve the issue by talking to Bank and Merchant. If the issue is not </w:t>
            </w:r>
            <w:r w:rsidR="004E2035" w:rsidRPr="00A646BE">
              <w:rPr>
                <w:rFonts w:asciiTheme="minorHAnsi" w:hAnsiTheme="minorHAnsi" w:cstheme="minorHAnsi"/>
              </w:rPr>
              <w:t>resolved,</w:t>
            </w:r>
            <w:r w:rsidR="00002446" w:rsidRPr="00A646BE">
              <w:rPr>
                <w:rFonts w:asciiTheme="minorHAnsi" w:hAnsiTheme="minorHAnsi" w:cstheme="minorHAnsi"/>
              </w:rPr>
              <w:t xml:space="preserve"> then FSE updates the case with the case status as NSTP. </w:t>
            </w:r>
          </w:p>
          <w:p w14:paraId="4A7A8841" w14:textId="77777777" w:rsidR="00002446" w:rsidRPr="00A646BE" w:rsidRDefault="00002446" w:rsidP="00010E7B">
            <w:pPr>
              <w:spacing w:after="0" w:line="0" w:lineRule="atLeast"/>
              <w:rPr>
                <w:rFonts w:asciiTheme="minorHAnsi" w:hAnsiTheme="minorHAnsi" w:cstheme="minorHAnsi"/>
                <w:b/>
                <w:bCs/>
              </w:rPr>
            </w:pPr>
            <w:r w:rsidRPr="00A646BE">
              <w:rPr>
                <w:rFonts w:asciiTheme="minorHAnsi" w:hAnsiTheme="minorHAnsi" w:cstheme="minorHAnsi"/>
                <w:b/>
                <w:bCs/>
              </w:rPr>
              <w:t>Case Details</w:t>
            </w:r>
          </w:p>
          <w:p w14:paraId="59C9FE8D" w14:textId="77777777"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Calling date - Attended Date</w:t>
            </w:r>
          </w:p>
          <w:p w14:paraId="3537585E" w14:textId="77777777"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Called by - Attended by</w:t>
            </w:r>
          </w:p>
          <w:p w14:paraId="2745CC44" w14:textId="62346559"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 xml:space="preserve">Contact Person name – </w:t>
            </w:r>
            <w:r w:rsidR="00DA0AAF" w:rsidRPr="00A646BE">
              <w:rPr>
                <w:rFonts w:asciiTheme="minorHAnsi" w:hAnsiTheme="minorHAnsi" w:cstheme="minorHAnsi"/>
              </w:rPr>
              <w:t>ME</w:t>
            </w:r>
            <w:r w:rsidRPr="00A646BE">
              <w:rPr>
                <w:rFonts w:asciiTheme="minorHAnsi" w:hAnsiTheme="minorHAnsi" w:cstheme="minorHAnsi"/>
              </w:rPr>
              <w:t>Contact Person</w:t>
            </w:r>
          </w:p>
          <w:p w14:paraId="3BBA166F" w14:textId="46595C66"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 xml:space="preserve">Contact Person number - </w:t>
            </w:r>
            <w:r w:rsidR="00DA0AAF" w:rsidRPr="00A646BE">
              <w:rPr>
                <w:rFonts w:asciiTheme="minorHAnsi" w:hAnsiTheme="minorHAnsi" w:cstheme="minorHAnsi"/>
              </w:rPr>
              <w:t xml:space="preserve">ME </w:t>
            </w:r>
            <w:r w:rsidRPr="00A646BE">
              <w:rPr>
                <w:rFonts w:asciiTheme="minorHAnsi" w:hAnsiTheme="minorHAnsi" w:cstheme="minorHAnsi"/>
              </w:rPr>
              <w:t>Contact Person’s Contact Number</w:t>
            </w:r>
          </w:p>
          <w:p w14:paraId="6CFB6FF8" w14:textId="77777777" w:rsidR="00002446" w:rsidRPr="00A646BE" w:rsidRDefault="00002446" w:rsidP="00010E7B">
            <w:pPr>
              <w:spacing w:after="0" w:line="0" w:lineRule="atLeast"/>
              <w:rPr>
                <w:rFonts w:asciiTheme="minorHAnsi" w:hAnsiTheme="minorHAnsi" w:cstheme="minorHAnsi"/>
              </w:rPr>
            </w:pPr>
          </w:p>
          <w:p w14:paraId="05038086" w14:textId="77777777" w:rsidR="00002446" w:rsidRPr="00A646BE" w:rsidRDefault="00002446" w:rsidP="00010E7B">
            <w:pPr>
              <w:spacing w:after="0" w:line="0" w:lineRule="atLeast"/>
              <w:rPr>
                <w:rFonts w:asciiTheme="minorHAnsi" w:hAnsiTheme="minorHAnsi" w:cstheme="minorHAnsi"/>
                <w:b/>
                <w:bCs/>
              </w:rPr>
            </w:pPr>
            <w:r w:rsidRPr="00A646BE">
              <w:rPr>
                <w:rFonts w:asciiTheme="minorHAnsi" w:hAnsiTheme="minorHAnsi" w:cstheme="minorHAnsi"/>
                <w:b/>
                <w:bCs/>
              </w:rPr>
              <w:t>Case Remarks</w:t>
            </w:r>
          </w:p>
          <w:p w14:paraId="726638DE" w14:textId="77777777"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Case Remarks - Remarks</w:t>
            </w:r>
          </w:p>
          <w:p w14:paraId="56A09296" w14:textId="14FD4CAD"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 xml:space="preserve">NSTP Category </w:t>
            </w:r>
            <w:r w:rsidR="00DF63E8" w:rsidRPr="00A646BE">
              <w:rPr>
                <w:rFonts w:asciiTheme="minorHAnsi" w:hAnsiTheme="minorHAnsi" w:cstheme="minorHAnsi"/>
              </w:rPr>
              <w:t>–</w:t>
            </w:r>
            <w:r w:rsidRPr="00A646BE">
              <w:rPr>
                <w:rFonts w:asciiTheme="minorHAnsi" w:hAnsiTheme="minorHAnsi" w:cstheme="minorHAnsi"/>
              </w:rPr>
              <w:t xml:space="preserve"> </w:t>
            </w:r>
            <w:r w:rsidR="00DF63E8" w:rsidRPr="00A646BE">
              <w:rPr>
                <w:rFonts w:asciiTheme="minorHAnsi" w:hAnsiTheme="minorHAnsi" w:cstheme="minorHAnsi"/>
              </w:rPr>
              <w:t>Problematic case</w:t>
            </w:r>
          </w:p>
          <w:p w14:paraId="69245ABC" w14:textId="0F20E7EB"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NSTP/ Revisit verified by?</w:t>
            </w:r>
            <w:r w:rsidRPr="00A646BE">
              <w:rPr>
                <w:rFonts w:asciiTheme="minorHAnsi" w:hAnsiTheme="minorHAnsi" w:cstheme="minorHAnsi"/>
              </w:rPr>
              <w:tab/>
              <w:t>- Team Lead</w:t>
            </w:r>
          </w:p>
          <w:p w14:paraId="32B9BAC2" w14:textId="77777777"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ST Number</w:t>
            </w:r>
          </w:p>
          <w:p w14:paraId="1A3E83DD" w14:textId="77777777" w:rsidR="00002446" w:rsidRPr="00A646BE" w:rsidRDefault="00002446" w:rsidP="00010E7B">
            <w:pPr>
              <w:spacing w:after="0" w:line="0" w:lineRule="atLeast"/>
              <w:rPr>
                <w:rFonts w:asciiTheme="minorHAnsi" w:hAnsiTheme="minorHAnsi" w:cstheme="minorHAnsi"/>
              </w:rPr>
            </w:pPr>
          </w:p>
          <w:p w14:paraId="6B557186" w14:textId="77777777" w:rsidR="00002446" w:rsidRPr="00A646BE" w:rsidRDefault="00002446" w:rsidP="00010E7B">
            <w:pPr>
              <w:spacing w:after="0" w:line="0" w:lineRule="atLeast"/>
              <w:rPr>
                <w:rFonts w:asciiTheme="minorHAnsi" w:hAnsiTheme="minorHAnsi" w:cstheme="minorHAnsi"/>
                <w:b/>
                <w:bCs/>
              </w:rPr>
            </w:pPr>
            <w:r w:rsidRPr="00A646BE">
              <w:rPr>
                <w:rFonts w:asciiTheme="minorHAnsi" w:hAnsiTheme="minorHAnsi" w:cstheme="minorHAnsi"/>
                <w:b/>
                <w:bCs/>
              </w:rPr>
              <w:t xml:space="preserve">Asset Details: </w:t>
            </w:r>
          </w:p>
          <w:p w14:paraId="47F12361" w14:textId="77777777"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Outlet pics – upto 7</w:t>
            </w:r>
          </w:p>
          <w:p w14:paraId="08E72A44" w14:textId="77777777"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Job card pics – upto 3</w:t>
            </w:r>
          </w:p>
          <w:p w14:paraId="274D2701" w14:textId="77777777" w:rsidR="00002446" w:rsidRPr="00A646BE" w:rsidRDefault="00002446" w:rsidP="00010E7B">
            <w:pPr>
              <w:pStyle w:val="ListParagraph"/>
              <w:numPr>
                <w:ilvl w:val="0"/>
                <w:numId w:val="47"/>
              </w:numPr>
              <w:spacing w:after="0" w:line="0" w:lineRule="atLeast"/>
              <w:rPr>
                <w:rFonts w:asciiTheme="minorHAnsi" w:hAnsiTheme="minorHAnsi" w:cstheme="minorHAnsi"/>
              </w:rPr>
            </w:pPr>
            <w:r w:rsidRPr="00A646BE">
              <w:rPr>
                <w:rFonts w:asciiTheme="minorHAnsi" w:hAnsiTheme="minorHAnsi" w:cstheme="minorHAnsi"/>
              </w:rPr>
              <w:t>Audio file – upto 4</w:t>
            </w:r>
          </w:p>
          <w:p w14:paraId="6FA94553" w14:textId="77777777" w:rsidR="00010E7B" w:rsidRPr="00A646BE" w:rsidRDefault="00010E7B" w:rsidP="00010E7B">
            <w:pPr>
              <w:spacing w:after="0" w:line="0" w:lineRule="atLeast"/>
              <w:rPr>
                <w:rFonts w:asciiTheme="minorHAnsi" w:hAnsiTheme="minorHAnsi" w:cstheme="minorHAnsi"/>
                <w:b/>
                <w:bCs/>
              </w:rPr>
            </w:pPr>
          </w:p>
          <w:p w14:paraId="010EE3C0" w14:textId="36D6E2BB" w:rsidR="00D02C3F" w:rsidRPr="00A646BE" w:rsidRDefault="009E132D" w:rsidP="00010E7B">
            <w:pPr>
              <w:spacing w:after="0" w:line="0" w:lineRule="atLeast"/>
              <w:rPr>
                <w:rFonts w:asciiTheme="minorHAnsi" w:hAnsiTheme="minorHAnsi" w:cstheme="minorHAnsi"/>
                <w:b/>
                <w:bCs/>
              </w:rPr>
            </w:pPr>
            <w:r w:rsidRPr="00A646BE">
              <w:rPr>
                <w:rFonts w:asciiTheme="minorHAnsi" w:hAnsiTheme="minorHAnsi" w:cstheme="minorHAnsi"/>
                <w:b/>
                <w:bCs/>
              </w:rPr>
              <w:t>4.</w:t>
            </w:r>
            <w:r w:rsidR="00002446" w:rsidRPr="00A646BE">
              <w:rPr>
                <w:rFonts w:asciiTheme="minorHAnsi" w:hAnsiTheme="minorHAnsi" w:cstheme="minorHAnsi"/>
                <w:b/>
                <w:bCs/>
              </w:rPr>
              <w:t>Unattended</w:t>
            </w:r>
            <w:r w:rsidR="004F0D1C" w:rsidRPr="00A646BE">
              <w:rPr>
                <w:rFonts w:asciiTheme="minorHAnsi" w:hAnsiTheme="minorHAnsi" w:cstheme="minorHAnsi"/>
                <w:b/>
                <w:bCs/>
              </w:rPr>
              <w:t xml:space="preserve"> – </w:t>
            </w:r>
            <w:r w:rsidR="00AE7131" w:rsidRPr="00A646BE">
              <w:rPr>
                <w:rFonts w:asciiTheme="minorHAnsi" w:hAnsiTheme="minorHAnsi" w:cstheme="minorHAnsi"/>
                <w:color w:val="000000" w:themeColor="text1"/>
              </w:rPr>
              <w:t xml:space="preserve">Provision given </w:t>
            </w:r>
            <w:r w:rsidR="00010E7B" w:rsidRPr="00A646BE">
              <w:rPr>
                <w:rFonts w:asciiTheme="minorHAnsi" w:hAnsiTheme="minorHAnsi" w:cstheme="minorHAnsi"/>
                <w:color w:val="000000" w:themeColor="text1"/>
              </w:rPr>
              <w:t>to FSE as well as Web CRM User for updating the Case status as Unattended with Remarks.</w:t>
            </w:r>
          </w:p>
        </w:tc>
      </w:tr>
    </w:tbl>
    <w:p w14:paraId="0BD04D5F" w14:textId="77777777" w:rsidR="00D02C3F" w:rsidRPr="00A646BE" w:rsidRDefault="00D02C3F" w:rsidP="00347FD8">
      <w:pPr>
        <w:spacing w:after="0"/>
        <w:rPr>
          <w:rFonts w:asciiTheme="minorHAnsi" w:hAnsiTheme="minorHAnsi" w:cstheme="minorHAnsi"/>
          <w:b/>
          <w:bCs/>
          <w:sz w:val="20"/>
          <w:szCs w:val="20"/>
          <w:lang w:val="en-US"/>
        </w:rPr>
      </w:pPr>
    </w:p>
    <w:p w14:paraId="54EFF180" w14:textId="02429FD6" w:rsidR="00E178A4" w:rsidRPr="00A646BE" w:rsidRDefault="00E178A4" w:rsidP="00347FD8">
      <w:pPr>
        <w:spacing w:after="0"/>
        <w:rPr>
          <w:rFonts w:asciiTheme="minorHAnsi" w:hAnsiTheme="minorHAnsi" w:cstheme="minorHAnsi"/>
          <w:b/>
          <w:bCs/>
          <w:sz w:val="20"/>
          <w:szCs w:val="20"/>
          <w:lang w:val="en-US"/>
        </w:rPr>
      </w:pPr>
    </w:p>
    <w:p w14:paraId="0C973D5D" w14:textId="112954B1" w:rsidR="00226CAD" w:rsidRPr="00A646BE" w:rsidRDefault="00226CAD" w:rsidP="004B032D">
      <w:pPr>
        <w:pStyle w:val="ListParagraph"/>
        <w:numPr>
          <w:ilvl w:val="0"/>
          <w:numId w:val="31"/>
        </w:numPr>
        <w:spacing w:after="0" w:line="240" w:lineRule="auto"/>
        <w:rPr>
          <w:rFonts w:asciiTheme="minorHAnsi" w:eastAsia="Times New Roman" w:hAnsiTheme="minorHAnsi" w:cstheme="minorHAnsi"/>
          <w:sz w:val="20"/>
          <w:szCs w:val="20"/>
        </w:rPr>
      </w:pPr>
      <w:r w:rsidRPr="00A646BE">
        <w:rPr>
          <w:rFonts w:asciiTheme="minorHAnsi" w:eastAsia="Times New Roman" w:hAnsiTheme="minorHAnsi" w:cstheme="minorHAnsi"/>
          <w:sz w:val="20"/>
          <w:szCs w:val="20"/>
        </w:rPr>
        <w:t>Case Updation – De-Installation Updation by FSE and Case Management User</w:t>
      </w:r>
    </w:p>
    <w:p w14:paraId="2119CB4A" w14:textId="77777777" w:rsidR="00226CAD" w:rsidRPr="00A646BE" w:rsidRDefault="00226CAD" w:rsidP="00226CAD">
      <w:pPr>
        <w:spacing w:after="0"/>
        <w:rPr>
          <w:rFonts w:asciiTheme="minorHAnsi" w:hAnsiTheme="minorHAnsi" w:cstheme="minorHAnsi"/>
          <w:b/>
          <w:bCs/>
          <w:sz w:val="20"/>
          <w:szCs w:val="20"/>
          <w:lang w:val="en-US"/>
        </w:rPr>
      </w:pPr>
    </w:p>
    <w:tbl>
      <w:tblPr>
        <w:tblStyle w:val="TableGrid"/>
        <w:tblW w:w="0" w:type="auto"/>
        <w:tblInd w:w="1015" w:type="dxa"/>
        <w:tblLook w:val="04A0" w:firstRow="1" w:lastRow="0" w:firstColumn="1" w:lastColumn="0" w:noHBand="0" w:noVBand="1"/>
      </w:tblPr>
      <w:tblGrid>
        <w:gridCol w:w="1697"/>
        <w:gridCol w:w="6723"/>
      </w:tblGrid>
      <w:tr w:rsidR="00226CAD" w:rsidRPr="00A646BE" w14:paraId="234816AD" w14:textId="77777777" w:rsidTr="00F8395C">
        <w:trPr>
          <w:trHeight w:val="406"/>
        </w:trPr>
        <w:tc>
          <w:tcPr>
            <w:tcW w:w="1697" w:type="dxa"/>
            <w:shd w:val="clear" w:color="auto" w:fill="EEECE1" w:themeFill="background2"/>
          </w:tcPr>
          <w:p w14:paraId="759899B1" w14:textId="77777777" w:rsidR="00226CAD" w:rsidRPr="00A646BE" w:rsidRDefault="00226CAD" w:rsidP="00F8395C">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Use Case Name</w:t>
            </w:r>
          </w:p>
        </w:tc>
        <w:tc>
          <w:tcPr>
            <w:tcW w:w="6723" w:type="dxa"/>
          </w:tcPr>
          <w:p w14:paraId="7A4D03E6" w14:textId="0E80E803" w:rsidR="00226CAD" w:rsidRPr="00A646BE" w:rsidRDefault="00226CAD" w:rsidP="00F8395C">
            <w:pPr>
              <w:spacing w:after="0" w:line="240" w:lineRule="auto"/>
              <w:rPr>
                <w:rFonts w:asciiTheme="minorHAnsi" w:eastAsia="Times New Roman" w:hAnsiTheme="minorHAnsi" w:cstheme="minorHAnsi"/>
              </w:rPr>
            </w:pPr>
            <w:r w:rsidRPr="00A646BE">
              <w:rPr>
                <w:rFonts w:asciiTheme="minorHAnsi" w:eastAsia="Times New Roman" w:hAnsiTheme="minorHAnsi" w:cstheme="minorHAnsi"/>
              </w:rPr>
              <w:t>Deinstallation Case Updation by FSE and Case Management User</w:t>
            </w:r>
          </w:p>
          <w:p w14:paraId="779B7E45" w14:textId="77777777" w:rsidR="00226CAD" w:rsidRPr="00A646BE" w:rsidRDefault="00226CAD" w:rsidP="00F8395C">
            <w:pPr>
              <w:spacing w:after="0" w:line="240" w:lineRule="auto"/>
              <w:rPr>
                <w:rFonts w:asciiTheme="minorHAnsi" w:hAnsiTheme="minorHAnsi" w:cstheme="minorHAnsi"/>
                <w:bdr w:val="none" w:sz="0" w:space="0" w:color="auto" w:frame="1"/>
              </w:rPr>
            </w:pPr>
          </w:p>
        </w:tc>
      </w:tr>
      <w:tr w:rsidR="00226CAD" w:rsidRPr="00A646BE" w14:paraId="055D8E00" w14:textId="77777777" w:rsidTr="00F8395C">
        <w:trPr>
          <w:trHeight w:val="653"/>
        </w:trPr>
        <w:tc>
          <w:tcPr>
            <w:tcW w:w="1697" w:type="dxa"/>
            <w:shd w:val="clear" w:color="auto" w:fill="EEECE1" w:themeFill="background2"/>
          </w:tcPr>
          <w:p w14:paraId="1F9ABD32" w14:textId="77777777" w:rsidR="00226CAD" w:rsidRPr="00A646BE" w:rsidRDefault="00226CAD" w:rsidP="00F8395C">
            <w:pPr>
              <w:jc w:val="left"/>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Use Case Description</w:t>
            </w:r>
          </w:p>
        </w:tc>
        <w:tc>
          <w:tcPr>
            <w:tcW w:w="6723" w:type="dxa"/>
          </w:tcPr>
          <w:p w14:paraId="0E58F28C" w14:textId="0560328E" w:rsidR="00226CAD" w:rsidRPr="00A646BE" w:rsidRDefault="00226CAD" w:rsidP="00F8395C">
            <w:pPr>
              <w:spacing w:line="0" w:lineRule="atLeast"/>
              <w:rPr>
                <w:rFonts w:asciiTheme="minorHAnsi" w:hAnsiTheme="minorHAnsi" w:cstheme="minorHAnsi"/>
              </w:rPr>
            </w:pPr>
            <w:r w:rsidRPr="00A646BE">
              <w:rPr>
                <w:rFonts w:asciiTheme="minorHAnsi" w:hAnsiTheme="minorHAnsi" w:cstheme="minorHAnsi"/>
              </w:rPr>
              <w:t xml:space="preserve">Merchant </w:t>
            </w:r>
            <w:r w:rsidR="00D22EBB" w:rsidRPr="00A646BE">
              <w:rPr>
                <w:rFonts w:asciiTheme="minorHAnsi" w:hAnsiTheme="minorHAnsi" w:cstheme="minorHAnsi"/>
              </w:rPr>
              <w:t xml:space="preserve">may want to stop the services of </w:t>
            </w:r>
            <w:r w:rsidRPr="00A646BE">
              <w:rPr>
                <w:rFonts w:asciiTheme="minorHAnsi" w:hAnsiTheme="minorHAnsi" w:cstheme="minorHAnsi"/>
              </w:rPr>
              <w:t xml:space="preserve">the Bank for </w:t>
            </w:r>
            <w:r w:rsidR="00D22EBB" w:rsidRPr="00A646BE">
              <w:rPr>
                <w:rFonts w:asciiTheme="minorHAnsi" w:hAnsiTheme="minorHAnsi" w:cstheme="minorHAnsi"/>
              </w:rPr>
              <w:t xml:space="preserve">using the </w:t>
            </w:r>
            <w:r w:rsidRPr="00A646BE">
              <w:rPr>
                <w:rFonts w:asciiTheme="minorHAnsi" w:hAnsiTheme="minorHAnsi" w:cstheme="minorHAnsi"/>
              </w:rPr>
              <w:t>POS device</w:t>
            </w:r>
            <w:r w:rsidR="00D22EBB" w:rsidRPr="00A646BE">
              <w:rPr>
                <w:rFonts w:asciiTheme="minorHAnsi" w:hAnsiTheme="minorHAnsi" w:cstheme="minorHAnsi"/>
              </w:rPr>
              <w:t>, in that case Bank sends the Deinstallation request to IDSPL. T</w:t>
            </w:r>
            <w:r w:rsidRPr="00A646BE">
              <w:rPr>
                <w:rFonts w:asciiTheme="minorHAnsi" w:hAnsiTheme="minorHAnsi" w:cstheme="minorHAnsi"/>
              </w:rPr>
              <w:t xml:space="preserve">hen FSE has to </w:t>
            </w:r>
            <w:r w:rsidR="00D22EBB" w:rsidRPr="00A646BE">
              <w:rPr>
                <w:rFonts w:asciiTheme="minorHAnsi" w:hAnsiTheme="minorHAnsi" w:cstheme="minorHAnsi"/>
              </w:rPr>
              <w:t xml:space="preserve">complete the Deinstallation process at the Merchant location and collect POS Terminal and other accessories from the Merchant location. </w:t>
            </w:r>
            <w:r w:rsidRPr="00A646BE">
              <w:rPr>
                <w:rFonts w:asciiTheme="minorHAnsi" w:hAnsiTheme="minorHAnsi" w:cstheme="minorHAnsi"/>
              </w:rPr>
              <w:t xml:space="preserve">This is called </w:t>
            </w:r>
            <w:r w:rsidR="00D22EBB" w:rsidRPr="00A646BE">
              <w:rPr>
                <w:rFonts w:asciiTheme="minorHAnsi" w:hAnsiTheme="minorHAnsi" w:cstheme="minorHAnsi"/>
              </w:rPr>
              <w:t>Dei</w:t>
            </w:r>
            <w:r w:rsidRPr="00A646BE">
              <w:rPr>
                <w:rFonts w:asciiTheme="minorHAnsi" w:hAnsiTheme="minorHAnsi" w:cstheme="minorHAnsi"/>
              </w:rPr>
              <w:t xml:space="preserve">nstallation. </w:t>
            </w:r>
            <w:r w:rsidR="00D22EBB" w:rsidRPr="00A646BE">
              <w:rPr>
                <w:rFonts w:asciiTheme="minorHAnsi" w:hAnsiTheme="minorHAnsi" w:cstheme="minorHAnsi"/>
              </w:rPr>
              <w:t xml:space="preserve"> </w:t>
            </w:r>
            <w:r w:rsidR="00A706B1" w:rsidRPr="00A646BE">
              <w:rPr>
                <w:rFonts w:asciiTheme="minorHAnsi" w:hAnsiTheme="minorHAnsi" w:cstheme="minorHAnsi"/>
              </w:rPr>
              <w:t>FSE has to update the Deinstallation details on Mobile App.</w:t>
            </w:r>
          </w:p>
        </w:tc>
      </w:tr>
      <w:tr w:rsidR="00226CAD" w:rsidRPr="00A646BE" w14:paraId="5FC3295F" w14:textId="77777777" w:rsidTr="00F8395C">
        <w:trPr>
          <w:trHeight w:val="392"/>
        </w:trPr>
        <w:tc>
          <w:tcPr>
            <w:tcW w:w="1697" w:type="dxa"/>
            <w:shd w:val="clear" w:color="auto" w:fill="EEECE1" w:themeFill="background2"/>
          </w:tcPr>
          <w:p w14:paraId="711D3EC2" w14:textId="77777777" w:rsidR="00226CAD" w:rsidRPr="00A646BE" w:rsidRDefault="00226CAD" w:rsidP="00F8395C">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Primary Actor</w:t>
            </w:r>
          </w:p>
        </w:tc>
        <w:tc>
          <w:tcPr>
            <w:tcW w:w="6723" w:type="dxa"/>
          </w:tcPr>
          <w:p w14:paraId="09FD917D" w14:textId="77777777" w:rsidR="00226CAD" w:rsidRPr="00A646BE" w:rsidRDefault="00226CAD" w:rsidP="00F8395C">
            <w:pPr>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FSE on Mobile App or Case Management User on CRM System</w:t>
            </w:r>
          </w:p>
        </w:tc>
      </w:tr>
      <w:tr w:rsidR="00226CAD" w:rsidRPr="00A646BE" w14:paraId="14878389" w14:textId="77777777" w:rsidTr="00F8395C">
        <w:trPr>
          <w:trHeight w:val="653"/>
        </w:trPr>
        <w:tc>
          <w:tcPr>
            <w:tcW w:w="1697" w:type="dxa"/>
            <w:shd w:val="clear" w:color="auto" w:fill="EEECE1" w:themeFill="background2"/>
          </w:tcPr>
          <w:p w14:paraId="5D170DDB" w14:textId="77777777" w:rsidR="00226CAD" w:rsidRPr="00A646BE" w:rsidRDefault="00226CAD" w:rsidP="00F8395C">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Pre-Condition</w:t>
            </w:r>
          </w:p>
        </w:tc>
        <w:tc>
          <w:tcPr>
            <w:tcW w:w="6723" w:type="dxa"/>
          </w:tcPr>
          <w:p w14:paraId="587B7D6C" w14:textId="0467C6B4" w:rsidR="00226CAD" w:rsidRPr="00A646BE" w:rsidRDefault="00226CAD" w:rsidP="00F8395C">
            <w:pPr>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 xml:space="preserve">IDSPL has received the case request for </w:t>
            </w:r>
            <w:r w:rsidR="00A706B1" w:rsidRPr="00A646BE">
              <w:rPr>
                <w:rFonts w:asciiTheme="minorHAnsi" w:hAnsiTheme="minorHAnsi" w:cstheme="minorHAnsi"/>
                <w:bdr w:val="none" w:sz="0" w:space="0" w:color="auto" w:frame="1"/>
              </w:rPr>
              <w:t>Dei</w:t>
            </w:r>
            <w:r w:rsidRPr="00A646BE">
              <w:rPr>
                <w:rFonts w:asciiTheme="minorHAnsi" w:hAnsiTheme="minorHAnsi" w:cstheme="minorHAnsi"/>
                <w:bdr w:val="none" w:sz="0" w:space="0" w:color="auto" w:frame="1"/>
              </w:rPr>
              <w:t>nstallation</w:t>
            </w:r>
          </w:p>
        </w:tc>
      </w:tr>
      <w:tr w:rsidR="00226CAD" w:rsidRPr="00A646BE" w14:paraId="7FACEDFB" w14:textId="77777777" w:rsidTr="00F8395C">
        <w:trPr>
          <w:trHeight w:val="1295"/>
        </w:trPr>
        <w:tc>
          <w:tcPr>
            <w:tcW w:w="1697" w:type="dxa"/>
            <w:shd w:val="clear" w:color="auto" w:fill="EEECE1" w:themeFill="background2"/>
          </w:tcPr>
          <w:p w14:paraId="2DCDD671" w14:textId="77777777" w:rsidR="00226CAD" w:rsidRPr="00A646BE" w:rsidRDefault="00226CAD" w:rsidP="00F8395C">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Basic Flow</w:t>
            </w:r>
          </w:p>
        </w:tc>
        <w:tc>
          <w:tcPr>
            <w:tcW w:w="6723" w:type="dxa"/>
          </w:tcPr>
          <w:p w14:paraId="775B7F92" w14:textId="77777777" w:rsidR="00FE50C4" w:rsidRPr="00A646BE" w:rsidRDefault="00FE50C4" w:rsidP="00571099">
            <w:pPr>
              <w:spacing w:after="0" w:line="0" w:lineRule="atLeast"/>
              <w:rPr>
                <w:rFonts w:asciiTheme="minorHAnsi" w:hAnsiTheme="minorHAnsi" w:cstheme="minorHAnsi"/>
                <w:b/>
                <w:bCs/>
              </w:rPr>
            </w:pPr>
            <w:r w:rsidRPr="00A646BE">
              <w:rPr>
                <w:rFonts w:asciiTheme="minorHAnsi" w:hAnsiTheme="minorHAnsi" w:cstheme="minorHAnsi"/>
              </w:rPr>
              <w:t xml:space="preserve">FSE attends the Case at Merchant location, and the Case Closure status will be updated as Completed, NSTP, Revisit or Unattended. FSE makes call to Merchant to check his/her availability or directly visits the Merchant location. </w:t>
            </w:r>
          </w:p>
          <w:p w14:paraId="4EB6A266" w14:textId="77777777" w:rsidR="00571099" w:rsidRPr="00A646BE" w:rsidRDefault="00571099" w:rsidP="00571099">
            <w:pPr>
              <w:spacing w:after="0" w:line="0" w:lineRule="atLeast"/>
              <w:rPr>
                <w:rFonts w:asciiTheme="minorHAnsi" w:hAnsiTheme="minorHAnsi" w:cstheme="minorHAnsi"/>
                <w:b/>
                <w:bCs/>
              </w:rPr>
            </w:pPr>
          </w:p>
          <w:p w14:paraId="0C3A08BE" w14:textId="39A6CA96" w:rsidR="00FE50C4" w:rsidRPr="00A646BE" w:rsidRDefault="00FE50C4" w:rsidP="00571099">
            <w:pPr>
              <w:spacing w:after="0" w:line="0" w:lineRule="atLeast"/>
              <w:rPr>
                <w:rFonts w:asciiTheme="minorHAnsi" w:hAnsiTheme="minorHAnsi" w:cstheme="minorHAnsi"/>
                <w:b/>
                <w:bCs/>
              </w:rPr>
            </w:pPr>
            <w:r w:rsidRPr="00A646BE">
              <w:rPr>
                <w:rFonts w:asciiTheme="minorHAnsi" w:hAnsiTheme="minorHAnsi" w:cstheme="minorHAnsi"/>
                <w:b/>
                <w:bCs/>
              </w:rPr>
              <w:t xml:space="preserve">1.Completed - </w:t>
            </w:r>
            <w:r w:rsidRPr="00A646BE">
              <w:rPr>
                <w:rFonts w:asciiTheme="minorHAnsi" w:hAnsiTheme="minorHAnsi" w:cstheme="minorHAnsi"/>
              </w:rPr>
              <w:t xml:space="preserve">FSE visits the Merchant location and completes the Deinstallation process. FSE updates the below given fields on the Mobile App. </w:t>
            </w:r>
          </w:p>
          <w:p w14:paraId="296E0883" w14:textId="77777777" w:rsidR="00FE50C4" w:rsidRPr="00A646BE" w:rsidRDefault="00FE50C4" w:rsidP="00571099">
            <w:pPr>
              <w:spacing w:after="0" w:line="0" w:lineRule="atLeast"/>
              <w:rPr>
                <w:rFonts w:asciiTheme="minorHAnsi" w:hAnsiTheme="minorHAnsi" w:cstheme="minorHAnsi"/>
                <w:b/>
                <w:bCs/>
              </w:rPr>
            </w:pPr>
            <w:r w:rsidRPr="00A646BE">
              <w:rPr>
                <w:rFonts w:asciiTheme="minorHAnsi" w:hAnsiTheme="minorHAnsi" w:cstheme="minorHAnsi"/>
                <w:b/>
                <w:bCs/>
              </w:rPr>
              <w:t>Case Details</w:t>
            </w:r>
          </w:p>
          <w:p w14:paraId="7D4958DC" w14:textId="77777777"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Calling date - Attended Date</w:t>
            </w:r>
          </w:p>
          <w:p w14:paraId="01E2F6DF" w14:textId="77777777"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Called by - Attended by</w:t>
            </w:r>
          </w:p>
          <w:p w14:paraId="7B2581BB" w14:textId="7CD5FE59"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 xml:space="preserve">Contact Person name – </w:t>
            </w:r>
            <w:r w:rsidR="00DA0AAF" w:rsidRPr="00A646BE">
              <w:rPr>
                <w:rFonts w:asciiTheme="minorHAnsi" w:hAnsiTheme="minorHAnsi" w:cstheme="minorHAnsi"/>
              </w:rPr>
              <w:t xml:space="preserve">ME </w:t>
            </w:r>
            <w:r w:rsidRPr="00A646BE">
              <w:rPr>
                <w:rFonts w:asciiTheme="minorHAnsi" w:hAnsiTheme="minorHAnsi" w:cstheme="minorHAnsi"/>
              </w:rPr>
              <w:t>Contact Person</w:t>
            </w:r>
          </w:p>
          <w:p w14:paraId="68EED008" w14:textId="5ED30795"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 xml:space="preserve">Contact Person number - </w:t>
            </w:r>
            <w:r w:rsidR="00DA0AAF" w:rsidRPr="00A646BE">
              <w:rPr>
                <w:rFonts w:asciiTheme="minorHAnsi" w:hAnsiTheme="minorHAnsi" w:cstheme="minorHAnsi"/>
              </w:rPr>
              <w:t xml:space="preserve">ME </w:t>
            </w:r>
            <w:r w:rsidRPr="00A646BE">
              <w:rPr>
                <w:rFonts w:asciiTheme="minorHAnsi" w:hAnsiTheme="minorHAnsi" w:cstheme="minorHAnsi"/>
              </w:rPr>
              <w:t>Contact Person’s Contact Number</w:t>
            </w:r>
          </w:p>
          <w:p w14:paraId="2CAF9F72" w14:textId="77777777"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Updation Person - Team Lead</w:t>
            </w:r>
          </w:p>
          <w:p w14:paraId="68849867" w14:textId="77777777" w:rsidR="00FE50C4" w:rsidRPr="00A646BE" w:rsidRDefault="00FE50C4" w:rsidP="00571099">
            <w:pPr>
              <w:spacing w:after="0" w:line="0" w:lineRule="atLeast"/>
              <w:rPr>
                <w:rFonts w:asciiTheme="minorHAnsi" w:hAnsiTheme="minorHAnsi" w:cstheme="minorHAnsi"/>
                <w:b/>
                <w:bCs/>
              </w:rPr>
            </w:pPr>
            <w:r w:rsidRPr="00A646BE">
              <w:rPr>
                <w:rFonts w:asciiTheme="minorHAnsi" w:hAnsiTheme="minorHAnsi" w:cstheme="minorHAnsi"/>
                <w:b/>
                <w:bCs/>
              </w:rPr>
              <w:lastRenderedPageBreak/>
              <w:t>Case Remarks</w:t>
            </w:r>
            <w:r w:rsidRPr="00A646BE">
              <w:rPr>
                <w:rFonts w:asciiTheme="minorHAnsi" w:hAnsiTheme="minorHAnsi" w:cstheme="minorHAnsi"/>
                <w:b/>
                <w:bCs/>
              </w:rPr>
              <w:tab/>
            </w:r>
          </w:p>
          <w:p w14:paraId="41D785E7" w14:textId="1BCE5CE0"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ST Number –</w:t>
            </w:r>
            <w:r w:rsidR="001A2F8D" w:rsidRPr="00A646BE">
              <w:rPr>
                <w:rFonts w:asciiTheme="minorHAnsi" w:hAnsiTheme="minorHAnsi" w:cstheme="minorHAnsi"/>
              </w:rPr>
              <w:t xml:space="preserve"> Job card number</w:t>
            </w:r>
          </w:p>
          <w:p w14:paraId="0438CAA2" w14:textId="77777777"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Pics - upto 7</w:t>
            </w:r>
          </w:p>
          <w:p w14:paraId="11C268EB" w14:textId="77777777"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Audio File - upto 4</w:t>
            </w:r>
          </w:p>
          <w:p w14:paraId="6A3FBE75" w14:textId="77777777" w:rsidR="00FE50C4" w:rsidRPr="00A646BE" w:rsidRDefault="00FE50C4" w:rsidP="00571099">
            <w:pPr>
              <w:spacing w:after="0" w:line="0" w:lineRule="atLeast"/>
              <w:rPr>
                <w:rFonts w:asciiTheme="minorHAnsi" w:hAnsiTheme="minorHAnsi" w:cstheme="minorHAnsi"/>
                <w:b/>
                <w:bCs/>
              </w:rPr>
            </w:pPr>
            <w:r w:rsidRPr="00A646BE">
              <w:rPr>
                <w:rFonts w:asciiTheme="minorHAnsi" w:hAnsiTheme="minorHAnsi" w:cstheme="minorHAnsi"/>
                <w:b/>
                <w:bCs/>
              </w:rPr>
              <w:t xml:space="preserve">Asset Details: </w:t>
            </w:r>
          </w:p>
          <w:p w14:paraId="2A7A8C76" w14:textId="77777777" w:rsidR="00FE50C4" w:rsidRPr="00A646BE" w:rsidRDefault="00FE50C4" w:rsidP="00571099">
            <w:pPr>
              <w:spacing w:after="0" w:line="0" w:lineRule="atLeast"/>
              <w:rPr>
                <w:rFonts w:asciiTheme="minorHAnsi" w:hAnsiTheme="minorHAnsi" w:cstheme="minorHAnsi"/>
                <w:b/>
                <w:bCs/>
              </w:rPr>
            </w:pPr>
            <w:r w:rsidRPr="00A646BE">
              <w:rPr>
                <w:rFonts w:asciiTheme="minorHAnsi" w:hAnsiTheme="minorHAnsi" w:cstheme="minorHAnsi"/>
                <w:b/>
                <w:bCs/>
              </w:rPr>
              <w:t>Received from ME</w:t>
            </w:r>
          </w:p>
          <w:p w14:paraId="3A6B4B4E" w14:textId="77777777"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Terminal Model - model of terminal installed@ME</w:t>
            </w:r>
          </w:p>
          <w:p w14:paraId="4134D144" w14:textId="5AB482EB"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 xml:space="preserve">Terminal S/N - serial number of </w:t>
            </w:r>
            <w:r w:rsidR="00745DD8" w:rsidRPr="00A646BE">
              <w:rPr>
                <w:rFonts w:asciiTheme="minorHAnsi" w:hAnsiTheme="minorHAnsi" w:cstheme="minorHAnsi"/>
              </w:rPr>
              <w:t>terminals</w:t>
            </w:r>
            <w:r w:rsidRPr="00A646BE">
              <w:rPr>
                <w:rFonts w:asciiTheme="minorHAnsi" w:hAnsiTheme="minorHAnsi" w:cstheme="minorHAnsi"/>
              </w:rPr>
              <w:t xml:space="preserve"> installed@ME</w:t>
            </w:r>
          </w:p>
          <w:p w14:paraId="224D070E" w14:textId="77777777"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SIM Service Provider - Service Provider of Installed SIM</w:t>
            </w:r>
          </w:p>
          <w:p w14:paraId="00146667" w14:textId="77777777"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SIM S/N - Serial number of installed SIM</w:t>
            </w:r>
          </w:p>
          <w:p w14:paraId="29A92761" w14:textId="77777777"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Missing Part: Drop down box</w:t>
            </w:r>
          </w:p>
          <w:p w14:paraId="5958834A" w14:textId="77777777" w:rsidR="00FE50C4" w:rsidRPr="00A646BE" w:rsidRDefault="00FE50C4" w:rsidP="00571099">
            <w:pPr>
              <w:spacing w:after="0" w:line="0" w:lineRule="atLeast"/>
              <w:rPr>
                <w:rFonts w:asciiTheme="minorHAnsi" w:hAnsiTheme="minorHAnsi" w:cstheme="minorHAnsi"/>
              </w:rPr>
            </w:pPr>
          </w:p>
          <w:p w14:paraId="33B18733" w14:textId="77777777" w:rsidR="00FE50C4" w:rsidRPr="00A646BE" w:rsidRDefault="00FE50C4" w:rsidP="00571099">
            <w:pPr>
              <w:spacing w:after="0" w:line="0" w:lineRule="atLeast"/>
              <w:rPr>
                <w:rFonts w:asciiTheme="minorHAnsi" w:hAnsiTheme="minorHAnsi" w:cstheme="minorHAnsi"/>
                <w:b/>
                <w:bCs/>
              </w:rPr>
            </w:pPr>
            <w:r w:rsidRPr="00A646BE">
              <w:rPr>
                <w:rFonts w:asciiTheme="minorHAnsi" w:hAnsiTheme="minorHAnsi" w:cstheme="minorHAnsi"/>
                <w:b/>
                <w:bCs/>
              </w:rPr>
              <w:t>2.Revisit</w:t>
            </w:r>
          </w:p>
          <w:p w14:paraId="3C9C76C9" w14:textId="77777777" w:rsidR="00FE50C4" w:rsidRPr="00A646BE" w:rsidRDefault="00FE50C4" w:rsidP="00571099">
            <w:pPr>
              <w:spacing w:after="0" w:line="0" w:lineRule="atLeast"/>
              <w:rPr>
                <w:rFonts w:asciiTheme="minorHAnsi" w:hAnsiTheme="minorHAnsi" w:cstheme="minorHAnsi"/>
                <w:b/>
                <w:bCs/>
              </w:rPr>
            </w:pPr>
            <w:r w:rsidRPr="00A646BE">
              <w:rPr>
                <w:rFonts w:asciiTheme="minorHAnsi" w:hAnsiTheme="minorHAnsi" w:cstheme="minorHAnsi"/>
                <w:b/>
                <w:bCs/>
              </w:rPr>
              <w:t>By Visit</w:t>
            </w:r>
            <w:r w:rsidRPr="00A646BE">
              <w:rPr>
                <w:rFonts w:asciiTheme="minorHAnsi" w:hAnsiTheme="minorHAnsi" w:cstheme="minorHAnsi"/>
              </w:rPr>
              <w:t xml:space="preserve"> -FSE visits the Merchant location for setting up the POS Terminal. Merchant asks FSE to visit later because of some reason – Merchant not available, N/W not available. FSE updates the below given fields on the Mobile App. </w:t>
            </w:r>
          </w:p>
          <w:p w14:paraId="5985CCE4" w14:textId="77777777" w:rsidR="00FE50C4" w:rsidRPr="00A646BE" w:rsidRDefault="00FE50C4" w:rsidP="00571099">
            <w:pPr>
              <w:spacing w:after="0" w:line="0" w:lineRule="atLeast"/>
              <w:rPr>
                <w:rFonts w:asciiTheme="minorHAnsi" w:hAnsiTheme="minorHAnsi" w:cstheme="minorHAnsi"/>
              </w:rPr>
            </w:pPr>
          </w:p>
          <w:p w14:paraId="7D1238CA" w14:textId="77777777" w:rsidR="00FE50C4" w:rsidRPr="00A646BE" w:rsidRDefault="00FE50C4" w:rsidP="00571099">
            <w:pPr>
              <w:spacing w:after="0" w:line="0" w:lineRule="atLeast"/>
              <w:rPr>
                <w:rFonts w:asciiTheme="minorHAnsi" w:hAnsiTheme="minorHAnsi" w:cstheme="minorHAnsi"/>
                <w:b/>
                <w:bCs/>
              </w:rPr>
            </w:pPr>
            <w:r w:rsidRPr="00A646BE">
              <w:rPr>
                <w:rFonts w:asciiTheme="minorHAnsi" w:hAnsiTheme="minorHAnsi" w:cstheme="minorHAnsi"/>
                <w:b/>
                <w:bCs/>
              </w:rPr>
              <w:t>Case Details</w:t>
            </w:r>
          </w:p>
          <w:p w14:paraId="3F19A826" w14:textId="77777777"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Calling date - Attended Date</w:t>
            </w:r>
          </w:p>
          <w:p w14:paraId="5654A2EE" w14:textId="77777777"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Called by - Attended by</w:t>
            </w:r>
          </w:p>
          <w:p w14:paraId="07FB583C" w14:textId="2D9EB8EC"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 xml:space="preserve">Contact Person name – </w:t>
            </w:r>
            <w:r w:rsidR="00DA0AAF" w:rsidRPr="00A646BE">
              <w:rPr>
                <w:rFonts w:asciiTheme="minorHAnsi" w:hAnsiTheme="minorHAnsi" w:cstheme="minorHAnsi"/>
              </w:rPr>
              <w:t xml:space="preserve">ME </w:t>
            </w:r>
            <w:r w:rsidRPr="00A646BE">
              <w:rPr>
                <w:rFonts w:asciiTheme="minorHAnsi" w:hAnsiTheme="minorHAnsi" w:cstheme="minorHAnsi"/>
              </w:rPr>
              <w:t>Contact Person</w:t>
            </w:r>
          </w:p>
          <w:p w14:paraId="5074AC1F" w14:textId="6BEB24B3"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 xml:space="preserve">Contact Person number - </w:t>
            </w:r>
            <w:r w:rsidR="00DA0AAF" w:rsidRPr="00A646BE">
              <w:rPr>
                <w:rFonts w:asciiTheme="minorHAnsi" w:hAnsiTheme="minorHAnsi" w:cstheme="minorHAnsi"/>
              </w:rPr>
              <w:t xml:space="preserve">ME </w:t>
            </w:r>
            <w:r w:rsidRPr="00A646BE">
              <w:rPr>
                <w:rFonts w:asciiTheme="minorHAnsi" w:hAnsiTheme="minorHAnsi" w:cstheme="minorHAnsi"/>
              </w:rPr>
              <w:t>Contact Person’s Contact Number</w:t>
            </w:r>
          </w:p>
          <w:p w14:paraId="26FBEF30" w14:textId="77777777"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Updation Person - Team Lead</w:t>
            </w:r>
          </w:p>
          <w:p w14:paraId="2A13DAAE" w14:textId="77777777" w:rsidR="00FE50C4" w:rsidRPr="00A646BE" w:rsidRDefault="00FE50C4" w:rsidP="00571099">
            <w:pPr>
              <w:spacing w:after="0" w:line="0" w:lineRule="atLeast"/>
              <w:rPr>
                <w:rFonts w:asciiTheme="minorHAnsi" w:hAnsiTheme="minorHAnsi" w:cstheme="minorHAnsi"/>
              </w:rPr>
            </w:pPr>
          </w:p>
          <w:p w14:paraId="56B921AC" w14:textId="77777777" w:rsidR="00FE50C4" w:rsidRPr="00A646BE" w:rsidRDefault="00FE50C4" w:rsidP="00571099">
            <w:pPr>
              <w:spacing w:after="0" w:line="0" w:lineRule="atLeast"/>
              <w:rPr>
                <w:rFonts w:asciiTheme="minorHAnsi" w:hAnsiTheme="minorHAnsi" w:cstheme="minorHAnsi"/>
                <w:b/>
                <w:bCs/>
              </w:rPr>
            </w:pPr>
            <w:r w:rsidRPr="00A646BE">
              <w:rPr>
                <w:rFonts w:asciiTheme="minorHAnsi" w:hAnsiTheme="minorHAnsi" w:cstheme="minorHAnsi"/>
                <w:b/>
                <w:bCs/>
              </w:rPr>
              <w:t>Case Remarks</w:t>
            </w:r>
            <w:r w:rsidRPr="00A646BE">
              <w:rPr>
                <w:rFonts w:asciiTheme="minorHAnsi" w:hAnsiTheme="minorHAnsi" w:cstheme="minorHAnsi"/>
                <w:b/>
                <w:bCs/>
              </w:rPr>
              <w:tab/>
            </w:r>
          </w:p>
          <w:p w14:paraId="174DA2DF" w14:textId="77777777" w:rsidR="00FE50C4" w:rsidRPr="00A646BE" w:rsidRDefault="00FE50C4" w:rsidP="00571099">
            <w:pPr>
              <w:pStyle w:val="ListParagraph"/>
              <w:numPr>
                <w:ilvl w:val="0"/>
                <w:numId w:val="48"/>
              </w:numPr>
              <w:spacing w:after="0" w:line="0" w:lineRule="atLeast"/>
              <w:ind w:left="720"/>
              <w:jc w:val="left"/>
              <w:rPr>
                <w:rFonts w:asciiTheme="minorHAnsi" w:hAnsiTheme="minorHAnsi" w:cstheme="minorHAnsi"/>
              </w:rPr>
            </w:pPr>
            <w:r w:rsidRPr="00A646BE">
              <w:rPr>
                <w:rFonts w:asciiTheme="minorHAnsi" w:hAnsiTheme="minorHAnsi" w:cstheme="minorHAnsi"/>
              </w:rPr>
              <w:t>Case Remarks</w:t>
            </w:r>
          </w:p>
          <w:p w14:paraId="186E0142" w14:textId="77777777" w:rsidR="00FE50C4" w:rsidRPr="00A646BE" w:rsidRDefault="00FE50C4" w:rsidP="00571099">
            <w:pPr>
              <w:pStyle w:val="ListParagraph"/>
              <w:numPr>
                <w:ilvl w:val="0"/>
                <w:numId w:val="48"/>
              </w:numPr>
              <w:spacing w:after="0" w:line="0" w:lineRule="atLeast"/>
              <w:ind w:left="720"/>
              <w:jc w:val="left"/>
              <w:rPr>
                <w:rFonts w:asciiTheme="minorHAnsi" w:hAnsiTheme="minorHAnsi" w:cstheme="minorHAnsi"/>
              </w:rPr>
            </w:pPr>
            <w:r w:rsidRPr="00A646BE">
              <w:rPr>
                <w:rFonts w:asciiTheme="minorHAnsi" w:hAnsiTheme="minorHAnsi" w:cstheme="minorHAnsi"/>
              </w:rPr>
              <w:t>Revisit Category</w:t>
            </w:r>
          </w:p>
          <w:p w14:paraId="4F32F5F3" w14:textId="77777777" w:rsidR="00FE50C4" w:rsidRPr="00A646BE" w:rsidRDefault="00FE50C4" w:rsidP="00571099">
            <w:pPr>
              <w:pStyle w:val="ListParagraph"/>
              <w:numPr>
                <w:ilvl w:val="0"/>
                <w:numId w:val="48"/>
              </w:numPr>
              <w:spacing w:after="0" w:line="0" w:lineRule="atLeast"/>
              <w:ind w:left="720"/>
              <w:jc w:val="left"/>
              <w:rPr>
                <w:rFonts w:asciiTheme="minorHAnsi" w:hAnsiTheme="minorHAnsi" w:cstheme="minorHAnsi"/>
              </w:rPr>
            </w:pPr>
            <w:r w:rsidRPr="00A646BE">
              <w:rPr>
                <w:rFonts w:asciiTheme="minorHAnsi" w:hAnsiTheme="minorHAnsi" w:cstheme="minorHAnsi"/>
              </w:rPr>
              <w:t>Revisit Date</w:t>
            </w:r>
          </w:p>
          <w:p w14:paraId="71125539" w14:textId="1A96A7D5" w:rsidR="00FE50C4" w:rsidRPr="00A646BE" w:rsidRDefault="00FE50C4" w:rsidP="00571099">
            <w:pPr>
              <w:pStyle w:val="ListParagraph"/>
              <w:numPr>
                <w:ilvl w:val="0"/>
                <w:numId w:val="48"/>
              </w:numPr>
              <w:spacing w:after="0" w:line="0" w:lineRule="atLeast"/>
              <w:ind w:left="720"/>
              <w:jc w:val="left"/>
              <w:rPr>
                <w:rFonts w:asciiTheme="minorHAnsi" w:hAnsiTheme="minorHAnsi" w:cstheme="minorHAnsi"/>
              </w:rPr>
            </w:pPr>
            <w:r w:rsidRPr="00A646BE">
              <w:rPr>
                <w:rFonts w:asciiTheme="minorHAnsi" w:hAnsiTheme="minorHAnsi" w:cstheme="minorHAnsi"/>
              </w:rPr>
              <w:t xml:space="preserve">NSTP/ Revisit verified </w:t>
            </w:r>
            <w:r w:rsidR="00745DD8" w:rsidRPr="00A646BE">
              <w:rPr>
                <w:rFonts w:asciiTheme="minorHAnsi" w:hAnsiTheme="minorHAnsi" w:cstheme="minorHAnsi"/>
              </w:rPr>
              <w:t>by?</w:t>
            </w:r>
          </w:p>
          <w:p w14:paraId="675C65C3" w14:textId="77777777" w:rsidR="00FE50C4" w:rsidRPr="00A646BE" w:rsidRDefault="00FE50C4" w:rsidP="00571099">
            <w:pPr>
              <w:pStyle w:val="ListParagraph"/>
              <w:numPr>
                <w:ilvl w:val="0"/>
                <w:numId w:val="48"/>
              </w:numPr>
              <w:spacing w:after="0" w:line="0" w:lineRule="atLeast"/>
              <w:ind w:left="720"/>
              <w:jc w:val="left"/>
              <w:rPr>
                <w:rFonts w:asciiTheme="minorHAnsi" w:hAnsiTheme="minorHAnsi" w:cstheme="minorHAnsi"/>
              </w:rPr>
            </w:pPr>
            <w:r w:rsidRPr="00A646BE">
              <w:rPr>
                <w:rFonts w:asciiTheme="minorHAnsi" w:hAnsiTheme="minorHAnsi" w:cstheme="minorHAnsi"/>
              </w:rPr>
              <w:t xml:space="preserve">Pics – upto 7 </w:t>
            </w:r>
          </w:p>
          <w:p w14:paraId="5EB8E5FF" w14:textId="77777777" w:rsidR="00FE50C4" w:rsidRPr="00A646BE" w:rsidRDefault="00FE50C4" w:rsidP="00571099">
            <w:pPr>
              <w:pStyle w:val="ListParagraph"/>
              <w:numPr>
                <w:ilvl w:val="0"/>
                <w:numId w:val="48"/>
              </w:numPr>
              <w:spacing w:after="0" w:line="0" w:lineRule="atLeast"/>
              <w:ind w:left="720"/>
              <w:jc w:val="left"/>
              <w:rPr>
                <w:rFonts w:asciiTheme="minorHAnsi" w:hAnsiTheme="minorHAnsi" w:cstheme="minorHAnsi"/>
              </w:rPr>
            </w:pPr>
            <w:r w:rsidRPr="00A646BE">
              <w:rPr>
                <w:rFonts w:asciiTheme="minorHAnsi" w:hAnsiTheme="minorHAnsi" w:cstheme="minorHAnsi"/>
              </w:rPr>
              <w:t>Audio File – upto 4</w:t>
            </w:r>
          </w:p>
          <w:p w14:paraId="765C40A6" w14:textId="77777777" w:rsidR="00FE50C4" w:rsidRPr="00A646BE" w:rsidRDefault="00FE50C4" w:rsidP="00571099">
            <w:pPr>
              <w:pStyle w:val="ListParagraph"/>
              <w:numPr>
                <w:ilvl w:val="0"/>
                <w:numId w:val="48"/>
              </w:numPr>
              <w:spacing w:after="0" w:line="0" w:lineRule="atLeast"/>
              <w:ind w:left="720"/>
              <w:jc w:val="left"/>
              <w:rPr>
                <w:rFonts w:asciiTheme="minorHAnsi" w:hAnsiTheme="minorHAnsi" w:cstheme="minorHAnsi"/>
              </w:rPr>
            </w:pPr>
            <w:r w:rsidRPr="00A646BE">
              <w:rPr>
                <w:rFonts w:asciiTheme="minorHAnsi" w:hAnsiTheme="minorHAnsi" w:cstheme="minorHAnsi"/>
              </w:rPr>
              <w:t>Case Feedback</w:t>
            </w:r>
          </w:p>
          <w:p w14:paraId="4C29186A" w14:textId="77777777" w:rsidR="00FE50C4" w:rsidRPr="00A646BE" w:rsidRDefault="00FE50C4" w:rsidP="00571099">
            <w:pPr>
              <w:spacing w:after="0" w:line="0" w:lineRule="atLeast"/>
              <w:rPr>
                <w:rFonts w:asciiTheme="minorHAnsi" w:hAnsiTheme="minorHAnsi" w:cstheme="minorHAnsi"/>
              </w:rPr>
            </w:pPr>
          </w:p>
          <w:p w14:paraId="5F9A7AF0" w14:textId="77777777" w:rsidR="00FE50C4" w:rsidRPr="00A646BE" w:rsidRDefault="00FE50C4" w:rsidP="00571099">
            <w:pPr>
              <w:spacing w:after="0" w:line="0" w:lineRule="atLeast"/>
              <w:rPr>
                <w:rFonts w:asciiTheme="minorHAnsi" w:hAnsiTheme="minorHAnsi" w:cstheme="minorHAnsi"/>
                <w:b/>
                <w:bCs/>
              </w:rPr>
            </w:pPr>
            <w:r w:rsidRPr="00A646BE">
              <w:rPr>
                <w:rFonts w:asciiTheme="minorHAnsi" w:hAnsiTheme="minorHAnsi" w:cstheme="minorHAnsi"/>
                <w:b/>
                <w:bCs/>
              </w:rPr>
              <w:t xml:space="preserve">Asset Details: </w:t>
            </w:r>
          </w:p>
          <w:p w14:paraId="446B40A0" w14:textId="77777777"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Deactivated</w:t>
            </w:r>
          </w:p>
          <w:p w14:paraId="619B0221" w14:textId="77777777" w:rsidR="00FE50C4" w:rsidRPr="00A646BE" w:rsidRDefault="00FE50C4" w:rsidP="00571099">
            <w:pPr>
              <w:spacing w:after="0" w:line="0" w:lineRule="atLeast"/>
              <w:rPr>
                <w:rFonts w:asciiTheme="minorHAnsi" w:hAnsiTheme="minorHAnsi" w:cstheme="minorHAnsi"/>
              </w:rPr>
            </w:pPr>
          </w:p>
          <w:p w14:paraId="12AD9B2F" w14:textId="77777777" w:rsidR="00FE50C4" w:rsidRPr="00A646BE" w:rsidRDefault="00FE50C4" w:rsidP="00571099">
            <w:pPr>
              <w:spacing w:after="0" w:line="0" w:lineRule="atLeast"/>
              <w:rPr>
                <w:rFonts w:asciiTheme="minorHAnsi" w:hAnsiTheme="minorHAnsi" w:cstheme="minorHAnsi"/>
                <w:b/>
                <w:bCs/>
              </w:rPr>
            </w:pPr>
            <w:r w:rsidRPr="00A646BE">
              <w:rPr>
                <w:rFonts w:asciiTheme="minorHAnsi" w:hAnsiTheme="minorHAnsi" w:cstheme="minorHAnsi"/>
                <w:b/>
                <w:bCs/>
              </w:rPr>
              <w:t>By Phone</w:t>
            </w:r>
            <w:r w:rsidRPr="00A646BE">
              <w:rPr>
                <w:rFonts w:asciiTheme="minorHAnsi" w:hAnsiTheme="minorHAnsi" w:cstheme="minorHAnsi"/>
              </w:rPr>
              <w:t xml:space="preserve"> - FSE calls Merchant to check Merchant’s availability. Merchant asks FSE to visit later because of some reason – Merchant not available or busy. FSE updates the below given fields on the Mobile App. </w:t>
            </w:r>
          </w:p>
          <w:p w14:paraId="292722D5" w14:textId="77777777" w:rsidR="00FE50C4" w:rsidRPr="00A646BE" w:rsidRDefault="00FE50C4" w:rsidP="00571099">
            <w:pPr>
              <w:spacing w:after="0" w:line="0" w:lineRule="atLeast"/>
              <w:rPr>
                <w:rFonts w:asciiTheme="minorHAnsi" w:hAnsiTheme="minorHAnsi" w:cstheme="minorHAnsi"/>
                <w:b/>
                <w:bCs/>
              </w:rPr>
            </w:pPr>
            <w:r w:rsidRPr="00A646BE">
              <w:rPr>
                <w:rFonts w:asciiTheme="minorHAnsi" w:hAnsiTheme="minorHAnsi" w:cstheme="minorHAnsi"/>
              </w:rPr>
              <w:t xml:space="preserve"> </w:t>
            </w:r>
          </w:p>
          <w:p w14:paraId="5D70072A" w14:textId="77777777" w:rsidR="00FE50C4" w:rsidRPr="00A646BE" w:rsidRDefault="00FE50C4" w:rsidP="00571099">
            <w:pPr>
              <w:spacing w:after="0" w:line="0" w:lineRule="atLeast"/>
              <w:rPr>
                <w:rFonts w:asciiTheme="minorHAnsi" w:hAnsiTheme="minorHAnsi" w:cstheme="minorHAnsi"/>
                <w:b/>
                <w:bCs/>
              </w:rPr>
            </w:pPr>
            <w:r w:rsidRPr="00A646BE">
              <w:rPr>
                <w:rFonts w:asciiTheme="minorHAnsi" w:hAnsiTheme="minorHAnsi" w:cstheme="minorHAnsi"/>
                <w:b/>
                <w:bCs/>
              </w:rPr>
              <w:t>Case Details</w:t>
            </w:r>
          </w:p>
          <w:p w14:paraId="2DCFC288" w14:textId="77777777"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Calling date - Attended Date</w:t>
            </w:r>
          </w:p>
          <w:p w14:paraId="1666A0F1" w14:textId="77777777"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Called by - Attended by</w:t>
            </w:r>
          </w:p>
          <w:p w14:paraId="7A39069A" w14:textId="69D18EC9"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Contact Person name – M</w:t>
            </w:r>
            <w:r w:rsidR="00C803BF" w:rsidRPr="00A646BE">
              <w:rPr>
                <w:rFonts w:asciiTheme="minorHAnsi" w:hAnsiTheme="minorHAnsi" w:cstheme="minorHAnsi"/>
              </w:rPr>
              <w:t>E</w:t>
            </w:r>
            <w:r w:rsidRPr="00A646BE">
              <w:rPr>
                <w:rFonts w:asciiTheme="minorHAnsi" w:hAnsiTheme="minorHAnsi" w:cstheme="minorHAnsi"/>
              </w:rPr>
              <w:t xml:space="preserve"> Contact Person</w:t>
            </w:r>
          </w:p>
          <w:p w14:paraId="78BF45F7" w14:textId="3FE2E294"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Contact Person number - M</w:t>
            </w:r>
            <w:r w:rsidR="00C803BF" w:rsidRPr="00A646BE">
              <w:rPr>
                <w:rFonts w:asciiTheme="minorHAnsi" w:hAnsiTheme="minorHAnsi" w:cstheme="minorHAnsi"/>
              </w:rPr>
              <w:t>E</w:t>
            </w:r>
            <w:r w:rsidRPr="00A646BE">
              <w:rPr>
                <w:rFonts w:asciiTheme="minorHAnsi" w:hAnsiTheme="minorHAnsi" w:cstheme="minorHAnsi"/>
              </w:rPr>
              <w:t xml:space="preserve"> Contact Person’s Contact Number</w:t>
            </w:r>
          </w:p>
          <w:p w14:paraId="5CEC1708" w14:textId="77777777"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Updation Person - Team Lead</w:t>
            </w:r>
          </w:p>
          <w:p w14:paraId="683C62F3" w14:textId="77777777" w:rsidR="00FE50C4" w:rsidRPr="00A646BE" w:rsidRDefault="00FE50C4" w:rsidP="00571099">
            <w:pPr>
              <w:spacing w:after="0" w:line="0" w:lineRule="atLeast"/>
              <w:rPr>
                <w:rFonts w:asciiTheme="minorHAnsi" w:hAnsiTheme="minorHAnsi" w:cstheme="minorHAnsi"/>
              </w:rPr>
            </w:pPr>
          </w:p>
          <w:p w14:paraId="6FACE455" w14:textId="77777777" w:rsidR="00FE50C4" w:rsidRPr="00A646BE" w:rsidRDefault="00FE50C4" w:rsidP="00571099">
            <w:pPr>
              <w:spacing w:after="0" w:line="0" w:lineRule="atLeast"/>
              <w:rPr>
                <w:rFonts w:asciiTheme="minorHAnsi" w:hAnsiTheme="minorHAnsi" w:cstheme="minorHAnsi"/>
                <w:b/>
                <w:bCs/>
              </w:rPr>
            </w:pPr>
            <w:r w:rsidRPr="00A646BE">
              <w:rPr>
                <w:rFonts w:asciiTheme="minorHAnsi" w:hAnsiTheme="minorHAnsi" w:cstheme="minorHAnsi"/>
                <w:b/>
                <w:bCs/>
              </w:rPr>
              <w:t>Case Remarks</w:t>
            </w:r>
            <w:r w:rsidRPr="00A646BE">
              <w:rPr>
                <w:rFonts w:asciiTheme="minorHAnsi" w:hAnsiTheme="minorHAnsi" w:cstheme="minorHAnsi"/>
                <w:b/>
                <w:bCs/>
              </w:rPr>
              <w:tab/>
            </w:r>
          </w:p>
          <w:p w14:paraId="56C08BD6" w14:textId="77777777" w:rsidR="00FE50C4" w:rsidRPr="00A646BE" w:rsidRDefault="00FE50C4" w:rsidP="00571099">
            <w:pPr>
              <w:pStyle w:val="ListParagraph"/>
              <w:numPr>
                <w:ilvl w:val="0"/>
                <w:numId w:val="48"/>
              </w:numPr>
              <w:spacing w:after="0" w:line="0" w:lineRule="atLeast"/>
              <w:ind w:left="720"/>
              <w:jc w:val="left"/>
              <w:rPr>
                <w:rFonts w:asciiTheme="minorHAnsi" w:hAnsiTheme="minorHAnsi" w:cstheme="minorHAnsi"/>
              </w:rPr>
            </w:pPr>
            <w:r w:rsidRPr="00A646BE">
              <w:rPr>
                <w:rFonts w:asciiTheme="minorHAnsi" w:hAnsiTheme="minorHAnsi" w:cstheme="minorHAnsi"/>
              </w:rPr>
              <w:t>Case Remarks</w:t>
            </w:r>
          </w:p>
          <w:p w14:paraId="33C16D6E" w14:textId="77777777" w:rsidR="00FE50C4" w:rsidRPr="00A646BE" w:rsidRDefault="00FE50C4" w:rsidP="00571099">
            <w:pPr>
              <w:pStyle w:val="ListParagraph"/>
              <w:numPr>
                <w:ilvl w:val="0"/>
                <w:numId w:val="48"/>
              </w:numPr>
              <w:spacing w:after="0" w:line="0" w:lineRule="atLeast"/>
              <w:ind w:left="720"/>
              <w:jc w:val="left"/>
              <w:rPr>
                <w:rFonts w:asciiTheme="minorHAnsi" w:hAnsiTheme="minorHAnsi" w:cstheme="minorHAnsi"/>
              </w:rPr>
            </w:pPr>
            <w:r w:rsidRPr="00A646BE">
              <w:rPr>
                <w:rFonts w:asciiTheme="minorHAnsi" w:hAnsiTheme="minorHAnsi" w:cstheme="minorHAnsi"/>
              </w:rPr>
              <w:t>Revisit Category</w:t>
            </w:r>
          </w:p>
          <w:p w14:paraId="1E8FE2E4" w14:textId="77777777" w:rsidR="00FE50C4" w:rsidRPr="00A646BE" w:rsidRDefault="00FE50C4" w:rsidP="00571099">
            <w:pPr>
              <w:pStyle w:val="ListParagraph"/>
              <w:numPr>
                <w:ilvl w:val="0"/>
                <w:numId w:val="48"/>
              </w:numPr>
              <w:spacing w:after="0" w:line="0" w:lineRule="atLeast"/>
              <w:ind w:left="720"/>
              <w:jc w:val="left"/>
              <w:rPr>
                <w:rFonts w:asciiTheme="minorHAnsi" w:hAnsiTheme="minorHAnsi" w:cstheme="minorHAnsi"/>
              </w:rPr>
            </w:pPr>
            <w:r w:rsidRPr="00A646BE">
              <w:rPr>
                <w:rFonts w:asciiTheme="minorHAnsi" w:hAnsiTheme="minorHAnsi" w:cstheme="minorHAnsi"/>
              </w:rPr>
              <w:t>Revisit Date</w:t>
            </w:r>
          </w:p>
          <w:p w14:paraId="10FFF4B6" w14:textId="20B14AD5" w:rsidR="00FE50C4" w:rsidRPr="00A646BE" w:rsidRDefault="00FE50C4" w:rsidP="00571099">
            <w:pPr>
              <w:pStyle w:val="ListParagraph"/>
              <w:numPr>
                <w:ilvl w:val="0"/>
                <w:numId w:val="48"/>
              </w:numPr>
              <w:spacing w:after="0" w:line="0" w:lineRule="atLeast"/>
              <w:ind w:left="720"/>
              <w:jc w:val="left"/>
              <w:rPr>
                <w:rFonts w:asciiTheme="minorHAnsi" w:hAnsiTheme="minorHAnsi" w:cstheme="minorHAnsi"/>
              </w:rPr>
            </w:pPr>
            <w:r w:rsidRPr="00A646BE">
              <w:rPr>
                <w:rFonts w:asciiTheme="minorHAnsi" w:hAnsiTheme="minorHAnsi" w:cstheme="minorHAnsi"/>
              </w:rPr>
              <w:lastRenderedPageBreak/>
              <w:t>NSTP/ Revisit verified by?</w:t>
            </w:r>
          </w:p>
          <w:p w14:paraId="465BA037" w14:textId="77777777" w:rsidR="00FE50C4" w:rsidRPr="00A646BE" w:rsidRDefault="00FE50C4" w:rsidP="00571099">
            <w:pPr>
              <w:pStyle w:val="ListParagraph"/>
              <w:numPr>
                <w:ilvl w:val="0"/>
                <w:numId w:val="48"/>
              </w:numPr>
              <w:spacing w:after="0" w:line="0" w:lineRule="atLeast"/>
              <w:ind w:left="720"/>
              <w:jc w:val="left"/>
              <w:rPr>
                <w:rFonts w:asciiTheme="minorHAnsi" w:hAnsiTheme="minorHAnsi" w:cstheme="minorHAnsi"/>
              </w:rPr>
            </w:pPr>
            <w:r w:rsidRPr="00A646BE">
              <w:rPr>
                <w:rFonts w:asciiTheme="minorHAnsi" w:hAnsiTheme="minorHAnsi" w:cstheme="minorHAnsi"/>
              </w:rPr>
              <w:t>Audio File – attach more than 1</w:t>
            </w:r>
          </w:p>
          <w:p w14:paraId="441E3D5D" w14:textId="77777777" w:rsidR="00FE50C4" w:rsidRPr="00A646BE" w:rsidRDefault="00FE50C4" w:rsidP="00571099">
            <w:pPr>
              <w:pStyle w:val="ListParagraph"/>
              <w:numPr>
                <w:ilvl w:val="0"/>
                <w:numId w:val="48"/>
              </w:numPr>
              <w:spacing w:after="0" w:line="0" w:lineRule="atLeast"/>
              <w:ind w:left="720"/>
              <w:jc w:val="left"/>
              <w:rPr>
                <w:rFonts w:asciiTheme="minorHAnsi" w:hAnsiTheme="minorHAnsi" w:cstheme="minorHAnsi"/>
              </w:rPr>
            </w:pPr>
            <w:r w:rsidRPr="00A646BE">
              <w:rPr>
                <w:rFonts w:asciiTheme="minorHAnsi" w:hAnsiTheme="minorHAnsi" w:cstheme="minorHAnsi"/>
              </w:rPr>
              <w:t>Case Feedback</w:t>
            </w:r>
          </w:p>
          <w:p w14:paraId="5724FB64" w14:textId="77777777" w:rsidR="00FE50C4" w:rsidRPr="00A646BE" w:rsidRDefault="00FE50C4" w:rsidP="00571099">
            <w:pPr>
              <w:spacing w:after="0" w:line="0" w:lineRule="atLeast"/>
              <w:rPr>
                <w:rFonts w:asciiTheme="minorHAnsi" w:hAnsiTheme="minorHAnsi" w:cstheme="minorHAnsi"/>
              </w:rPr>
            </w:pPr>
          </w:p>
          <w:p w14:paraId="40CD06AA" w14:textId="77777777" w:rsidR="00FE50C4" w:rsidRPr="00A646BE" w:rsidRDefault="00FE50C4" w:rsidP="00571099">
            <w:pPr>
              <w:spacing w:after="0" w:line="0" w:lineRule="atLeast"/>
              <w:rPr>
                <w:rFonts w:asciiTheme="minorHAnsi" w:hAnsiTheme="minorHAnsi" w:cstheme="minorHAnsi"/>
                <w:b/>
                <w:bCs/>
              </w:rPr>
            </w:pPr>
            <w:r w:rsidRPr="00A646BE">
              <w:rPr>
                <w:rFonts w:asciiTheme="minorHAnsi" w:hAnsiTheme="minorHAnsi" w:cstheme="minorHAnsi"/>
                <w:b/>
                <w:bCs/>
              </w:rPr>
              <w:t xml:space="preserve">Asset Details: </w:t>
            </w:r>
          </w:p>
          <w:p w14:paraId="148591B6" w14:textId="77777777"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Deactivated</w:t>
            </w:r>
          </w:p>
          <w:p w14:paraId="6333A072" w14:textId="77777777" w:rsidR="00FE50C4" w:rsidRPr="00A646BE" w:rsidRDefault="00FE50C4" w:rsidP="00571099">
            <w:pPr>
              <w:spacing w:after="0" w:line="0" w:lineRule="atLeast"/>
              <w:rPr>
                <w:rFonts w:asciiTheme="minorHAnsi" w:hAnsiTheme="minorHAnsi" w:cstheme="minorHAnsi"/>
              </w:rPr>
            </w:pPr>
          </w:p>
          <w:p w14:paraId="4E9F317F" w14:textId="77777777" w:rsidR="00FE50C4" w:rsidRPr="00A646BE" w:rsidRDefault="00FE50C4" w:rsidP="00571099">
            <w:pPr>
              <w:spacing w:after="0" w:line="0" w:lineRule="atLeast"/>
              <w:rPr>
                <w:rFonts w:asciiTheme="minorHAnsi" w:hAnsiTheme="minorHAnsi" w:cstheme="minorHAnsi"/>
                <w:b/>
                <w:bCs/>
              </w:rPr>
            </w:pPr>
            <w:r w:rsidRPr="00A646BE">
              <w:rPr>
                <w:rFonts w:asciiTheme="minorHAnsi" w:hAnsiTheme="minorHAnsi" w:cstheme="minorHAnsi"/>
                <w:b/>
                <w:bCs/>
              </w:rPr>
              <w:t>3.NSTP (Refusal from merchant)</w:t>
            </w:r>
          </w:p>
          <w:p w14:paraId="4C3AA72F" w14:textId="77777777" w:rsidR="00FE50C4" w:rsidRPr="00A646BE" w:rsidRDefault="00FE50C4" w:rsidP="00571099">
            <w:pPr>
              <w:spacing w:after="0" w:line="0" w:lineRule="atLeast"/>
              <w:rPr>
                <w:rFonts w:asciiTheme="minorHAnsi" w:hAnsiTheme="minorHAnsi" w:cstheme="minorHAnsi"/>
              </w:rPr>
            </w:pPr>
            <w:r w:rsidRPr="00A646BE">
              <w:rPr>
                <w:rFonts w:asciiTheme="minorHAnsi" w:hAnsiTheme="minorHAnsi" w:cstheme="minorHAnsi"/>
                <w:b/>
                <w:bCs/>
              </w:rPr>
              <w:t>By Phone</w:t>
            </w:r>
            <w:r w:rsidRPr="00A646BE">
              <w:rPr>
                <w:rFonts w:asciiTheme="minorHAnsi" w:hAnsiTheme="minorHAnsi" w:cstheme="minorHAnsi"/>
              </w:rPr>
              <w:t xml:space="preserve"> - FSE calls Merchant to check Merchant’s availability. Merchant refuses to cooperate for the Deinstallation process.  FSE has to update the below given fields</w:t>
            </w:r>
          </w:p>
          <w:p w14:paraId="012C8BF2" w14:textId="77777777" w:rsidR="00FE50C4" w:rsidRPr="00A646BE" w:rsidRDefault="00FE50C4" w:rsidP="00571099">
            <w:pPr>
              <w:spacing w:after="0" w:line="0" w:lineRule="atLeast"/>
              <w:rPr>
                <w:rFonts w:asciiTheme="minorHAnsi" w:hAnsiTheme="minorHAnsi" w:cstheme="minorHAnsi"/>
                <w:b/>
                <w:bCs/>
              </w:rPr>
            </w:pPr>
            <w:r w:rsidRPr="00A646BE">
              <w:rPr>
                <w:rFonts w:asciiTheme="minorHAnsi" w:hAnsiTheme="minorHAnsi" w:cstheme="minorHAnsi"/>
                <w:b/>
                <w:bCs/>
              </w:rPr>
              <w:t>Case Details</w:t>
            </w:r>
          </w:p>
          <w:p w14:paraId="25017C89" w14:textId="77777777"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Calling date - Attended Date</w:t>
            </w:r>
          </w:p>
          <w:p w14:paraId="45136165" w14:textId="77777777"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Called by - Attended by</w:t>
            </w:r>
          </w:p>
          <w:p w14:paraId="138C4BEE" w14:textId="40D409A3"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Contact Person name – M</w:t>
            </w:r>
            <w:r w:rsidR="002F1527" w:rsidRPr="00A646BE">
              <w:rPr>
                <w:rFonts w:asciiTheme="minorHAnsi" w:hAnsiTheme="minorHAnsi" w:cstheme="minorHAnsi"/>
              </w:rPr>
              <w:t>E</w:t>
            </w:r>
            <w:r w:rsidRPr="00A646BE">
              <w:rPr>
                <w:rFonts w:asciiTheme="minorHAnsi" w:hAnsiTheme="minorHAnsi" w:cstheme="minorHAnsi"/>
              </w:rPr>
              <w:t xml:space="preserve"> Contact Person</w:t>
            </w:r>
          </w:p>
          <w:p w14:paraId="0849985F" w14:textId="404C74BD"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Contact Person number - M</w:t>
            </w:r>
            <w:r w:rsidR="002F1527" w:rsidRPr="00A646BE">
              <w:rPr>
                <w:rFonts w:asciiTheme="minorHAnsi" w:hAnsiTheme="minorHAnsi" w:cstheme="minorHAnsi"/>
              </w:rPr>
              <w:t>E</w:t>
            </w:r>
            <w:r w:rsidRPr="00A646BE">
              <w:rPr>
                <w:rFonts w:asciiTheme="minorHAnsi" w:hAnsiTheme="minorHAnsi" w:cstheme="minorHAnsi"/>
              </w:rPr>
              <w:t xml:space="preserve"> Contact Person’s Contact Number</w:t>
            </w:r>
          </w:p>
          <w:p w14:paraId="0A671CC0" w14:textId="77777777"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Updation Person</w:t>
            </w:r>
          </w:p>
          <w:p w14:paraId="30C6B9FB" w14:textId="77777777" w:rsidR="00FE50C4" w:rsidRPr="00A646BE" w:rsidRDefault="00FE50C4" w:rsidP="00571099">
            <w:pPr>
              <w:spacing w:after="0" w:line="0" w:lineRule="atLeast"/>
              <w:rPr>
                <w:rFonts w:asciiTheme="minorHAnsi" w:hAnsiTheme="minorHAnsi" w:cstheme="minorHAnsi"/>
              </w:rPr>
            </w:pPr>
          </w:p>
          <w:p w14:paraId="52D9AFEB" w14:textId="77777777" w:rsidR="00FE50C4" w:rsidRPr="00A646BE" w:rsidRDefault="00FE50C4" w:rsidP="00571099">
            <w:pPr>
              <w:spacing w:after="0" w:line="0" w:lineRule="atLeast"/>
              <w:rPr>
                <w:rFonts w:asciiTheme="minorHAnsi" w:hAnsiTheme="minorHAnsi" w:cstheme="minorHAnsi"/>
                <w:b/>
                <w:bCs/>
              </w:rPr>
            </w:pPr>
            <w:r w:rsidRPr="00A646BE">
              <w:rPr>
                <w:rFonts w:asciiTheme="minorHAnsi" w:hAnsiTheme="minorHAnsi" w:cstheme="minorHAnsi"/>
                <w:b/>
                <w:bCs/>
              </w:rPr>
              <w:t>Case Remarks</w:t>
            </w:r>
          </w:p>
          <w:p w14:paraId="043EAD21" w14:textId="77777777"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Case Remarks - Remarks</w:t>
            </w:r>
          </w:p>
          <w:p w14:paraId="73848DE5" w14:textId="35F38A4B"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 xml:space="preserve">NSTP Category </w:t>
            </w:r>
            <w:r w:rsidR="002F1527" w:rsidRPr="00A646BE">
              <w:rPr>
                <w:rFonts w:asciiTheme="minorHAnsi" w:hAnsiTheme="minorHAnsi" w:cstheme="minorHAnsi"/>
              </w:rPr>
              <w:t>–</w:t>
            </w:r>
            <w:r w:rsidRPr="00A646BE">
              <w:rPr>
                <w:rFonts w:asciiTheme="minorHAnsi" w:hAnsiTheme="minorHAnsi" w:cstheme="minorHAnsi"/>
              </w:rPr>
              <w:t xml:space="preserve"> </w:t>
            </w:r>
            <w:r w:rsidR="002F1527" w:rsidRPr="00A646BE">
              <w:rPr>
                <w:rFonts w:asciiTheme="minorHAnsi" w:hAnsiTheme="minorHAnsi" w:cstheme="minorHAnsi"/>
              </w:rPr>
              <w:t>Problematic case</w:t>
            </w:r>
          </w:p>
          <w:p w14:paraId="3F449243" w14:textId="4C90868C"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NSTP/ Revisit verified by?</w:t>
            </w:r>
            <w:r w:rsidRPr="00A646BE">
              <w:rPr>
                <w:rFonts w:asciiTheme="minorHAnsi" w:hAnsiTheme="minorHAnsi" w:cstheme="minorHAnsi"/>
              </w:rPr>
              <w:tab/>
              <w:t>- Team Lead</w:t>
            </w:r>
          </w:p>
          <w:p w14:paraId="44ABE8C9" w14:textId="77777777"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Audio File – More than 1. Few Bankers insist</w:t>
            </w:r>
          </w:p>
          <w:p w14:paraId="120E35B3" w14:textId="77777777"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case feedback</w:t>
            </w:r>
          </w:p>
          <w:p w14:paraId="462EBCDD" w14:textId="77777777" w:rsidR="00FE50C4" w:rsidRPr="00A646BE" w:rsidRDefault="00FE50C4" w:rsidP="00571099">
            <w:pPr>
              <w:spacing w:after="0" w:line="0" w:lineRule="atLeast"/>
              <w:rPr>
                <w:rFonts w:asciiTheme="minorHAnsi" w:hAnsiTheme="minorHAnsi" w:cstheme="minorHAnsi"/>
              </w:rPr>
            </w:pPr>
          </w:p>
          <w:p w14:paraId="0A1043E7" w14:textId="77777777" w:rsidR="00FE50C4" w:rsidRPr="00A646BE" w:rsidRDefault="00FE50C4" w:rsidP="00571099">
            <w:pPr>
              <w:spacing w:after="0" w:line="0" w:lineRule="atLeast"/>
              <w:rPr>
                <w:rFonts w:asciiTheme="minorHAnsi" w:hAnsiTheme="minorHAnsi" w:cstheme="minorHAnsi"/>
                <w:b/>
                <w:bCs/>
              </w:rPr>
            </w:pPr>
            <w:r w:rsidRPr="00A646BE">
              <w:rPr>
                <w:rFonts w:asciiTheme="minorHAnsi" w:hAnsiTheme="minorHAnsi" w:cstheme="minorHAnsi"/>
                <w:b/>
                <w:bCs/>
              </w:rPr>
              <w:t xml:space="preserve">Asset Details: </w:t>
            </w:r>
          </w:p>
          <w:p w14:paraId="2D09B1B0" w14:textId="77777777"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Deactivated</w:t>
            </w:r>
          </w:p>
          <w:p w14:paraId="67F26C53" w14:textId="77777777" w:rsidR="00FE50C4" w:rsidRPr="00A646BE" w:rsidRDefault="00FE50C4" w:rsidP="00571099">
            <w:pPr>
              <w:spacing w:after="0" w:line="0" w:lineRule="atLeast"/>
              <w:rPr>
                <w:rFonts w:asciiTheme="minorHAnsi" w:hAnsiTheme="minorHAnsi" w:cstheme="minorHAnsi"/>
              </w:rPr>
            </w:pPr>
          </w:p>
          <w:p w14:paraId="5A329F9E" w14:textId="2CD3A74A" w:rsidR="00FE50C4" w:rsidRPr="00A646BE" w:rsidRDefault="00FE50C4" w:rsidP="00571099">
            <w:pPr>
              <w:spacing w:after="0" w:line="0" w:lineRule="atLeast"/>
              <w:rPr>
                <w:rFonts w:asciiTheme="minorHAnsi" w:hAnsiTheme="minorHAnsi" w:cstheme="minorHAnsi"/>
              </w:rPr>
            </w:pPr>
            <w:r w:rsidRPr="00A646BE">
              <w:rPr>
                <w:rFonts w:asciiTheme="minorHAnsi" w:hAnsiTheme="minorHAnsi" w:cstheme="minorHAnsi"/>
                <w:b/>
                <w:bCs/>
              </w:rPr>
              <w:t>By Visit</w:t>
            </w:r>
            <w:r w:rsidRPr="00A646BE">
              <w:rPr>
                <w:rFonts w:asciiTheme="minorHAnsi" w:hAnsiTheme="minorHAnsi" w:cstheme="minorHAnsi"/>
              </w:rPr>
              <w:t xml:space="preserve"> - FSE visits the Merchant location for setting up the POS Terminal. Few times Merchant may not agree for some reason. FSE need to intimate same thing to Team who can pitch in and try to resolve the issue by talking to Bank and Merchant. If the issue is not </w:t>
            </w:r>
            <w:r w:rsidR="00745DD8" w:rsidRPr="00A646BE">
              <w:rPr>
                <w:rFonts w:asciiTheme="minorHAnsi" w:hAnsiTheme="minorHAnsi" w:cstheme="minorHAnsi"/>
              </w:rPr>
              <w:t>resolved,</w:t>
            </w:r>
            <w:r w:rsidRPr="00A646BE">
              <w:rPr>
                <w:rFonts w:asciiTheme="minorHAnsi" w:hAnsiTheme="minorHAnsi" w:cstheme="minorHAnsi"/>
              </w:rPr>
              <w:t xml:space="preserve"> then FSE updates the case with the case status as NSTP. </w:t>
            </w:r>
          </w:p>
          <w:p w14:paraId="632246B7" w14:textId="77777777" w:rsidR="00FE50C4" w:rsidRPr="00A646BE" w:rsidRDefault="00FE50C4" w:rsidP="00571099">
            <w:pPr>
              <w:spacing w:after="0" w:line="0" w:lineRule="atLeast"/>
              <w:rPr>
                <w:rFonts w:asciiTheme="minorHAnsi" w:hAnsiTheme="minorHAnsi" w:cstheme="minorHAnsi"/>
                <w:b/>
                <w:bCs/>
              </w:rPr>
            </w:pPr>
            <w:r w:rsidRPr="00A646BE">
              <w:rPr>
                <w:rFonts w:asciiTheme="minorHAnsi" w:hAnsiTheme="minorHAnsi" w:cstheme="minorHAnsi"/>
                <w:b/>
                <w:bCs/>
              </w:rPr>
              <w:t>Case Details</w:t>
            </w:r>
          </w:p>
          <w:p w14:paraId="34FFBDE9" w14:textId="77777777"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Calling date - Attended Date</w:t>
            </w:r>
          </w:p>
          <w:p w14:paraId="52256EE8" w14:textId="77777777"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Called by - Attended by</w:t>
            </w:r>
          </w:p>
          <w:p w14:paraId="011C9D44" w14:textId="5FDAB258"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Contact Person name – M</w:t>
            </w:r>
            <w:r w:rsidR="00C56A25" w:rsidRPr="00A646BE">
              <w:rPr>
                <w:rFonts w:asciiTheme="minorHAnsi" w:hAnsiTheme="minorHAnsi" w:cstheme="minorHAnsi"/>
              </w:rPr>
              <w:t>E</w:t>
            </w:r>
            <w:r w:rsidRPr="00A646BE">
              <w:rPr>
                <w:rFonts w:asciiTheme="minorHAnsi" w:hAnsiTheme="minorHAnsi" w:cstheme="minorHAnsi"/>
              </w:rPr>
              <w:t xml:space="preserve"> Contact Person</w:t>
            </w:r>
          </w:p>
          <w:p w14:paraId="41C9EB28" w14:textId="5D2EA1E5"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Contact Person number - M</w:t>
            </w:r>
            <w:r w:rsidR="00C56A25" w:rsidRPr="00A646BE">
              <w:rPr>
                <w:rFonts w:asciiTheme="minorHAnsi" w:hAnsiTheme="minorHAnsi" w:cstheme="minorHAnsi"/>
              </w:rPr>
              <w:t>E</w:t>
            </w:r>
            <w:r w:rsidRPr="00A646BE">
              <w:rPr>
                <w:rFonts w:asciiTheme="minorHAnsi" w:hAnsiTheme="minorHAnsi" w:cstheme="minorHAnsi"/>
              </w:rPr>
              <w:t xml:space="preserve"> Contact Person’s Contact Number</w:t>
            </w:r>
          </w:p>
          <w:p w14:paraId="7A4F32DF" w14:textId="77777777"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Updation Person</w:t>
            </w:r>
          </w:p>
          <w:p w14:paraId="4B5F9C68" w14:textId="77777777" w:rsidR="00FE50C4" w:rsidRPr="00A646BE" w:rsidRDefault="00FE50C4" w:rsidP="00571099">
            <w:pPr>
              <w:spacing w:after="0" w:line="0" w:lineRule="atLeast"/>
              <w:rPr>
                <w:rFonts w:asciiTheme="minorHAnsi" w:hAnsiTheme="minorHAnsi" w:cstheme="minorHAnsi"/>
              </w:rPr>
            </w:pPr>
          </w:p>
          <w:p w14:paraId="2E002450" w14:textId="77777777" w:rsidR="00FE50C4" w:rsidRPr="00A646BE" w:rsidRDefault="00FE50C4" w:rsidP="00571099">
            <w:pPr>
              <w:spacing w:after="0" w:line="0" w:lineRule="atLeast"/>
              <w:rPr>
                <w:rFonts w:asciiTheme="minorHAnsi" w:hAnsiTheme="minorHAnsi" w:cstheme="minorHAnsi"/>
                <w:b/>
                <w:bCs/>
              </w:rPr>
            </w:pPr>
            <w:r w:rsidRPr="00A646BE">
              <w:rPr>
                <w:rFonts w:asciiTheme="minorHAnsi" w:hAnsiTheme="minorHAnsi" w:cstheme="minorHAnsi"/>
                <w:b/>
                <w:bCs/>
              </w:rPr>
              <w:t>Case Remarks</w:t>
            </w:r>
          </w:p>
          <w:p w14:paraId="567DE56E" w14:textId="77777777"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Case Remarks - Remarks</w:t>
            </w:r>
          </w:p>
          <w:p w14:paraId="36D79B08" w14:textId="2446097F"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 xml:space="preserve">NSTP Category </w:t>
            </w:r>
            <w:r w:rsidR="00C56A25" w:rsidRPr="00A646BE">
              <w:rPr>
                <w:rFonts w:asciiTheme="minorHAnsi" w:hAnsiTheme="minorHAnsi" w:cstheme="minorHAnsi"/>
              </w:rPr>
              <w:t>–</w:t>
            </w:r>
            <w:r w:rsidRPr="00A646BE">
              <w:rPr>
                <w:rFonts w:asciiTheme="minorHAnsi" w:hAnsiTheme="minorHAnsi" w:cstheme="minorHAnsi"/>
              </w:rPr>
              <w:t xml:space="preserve"> </w:t>
            </w:r>
            <w:r w:rsidR="00C56A25" w:rsidRPr="00A646BE">
              <w:rPr>
                <w:rFonts w:asciiTheme="minorHAnsi" w:hAnsiTheme="minorHAnsi" w:cstheme="minorHAnsi"/>
              </w:rPr>
              <w:t>Problematic case</w:t>
            </w:r>
          </w:p>
          <w:p w14:paraId="0863553B" w14:textId="4EC58E89"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NSTP/ Revisit verified by?</w:t>
            </w:r>
            <w:r w:rsidRPr="00A646BE">
              <w:rPr>
                <w:rFonts w:asciiTheme="minorHAnsi" w:hAnsiTheme="minorHAnsi" w:cstheme="minorHAnsi"/>
              </w:rPr>
              <w:tab/>
              <w:t>- Team Lead</w:t>
            </w:r>
          </w:p>
          <w:p w14:paraId="65C96B4F" w14:textId="77777777"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ST Number</w:t>
            </w:r>
          </w:p>
          <w:p w14:paraId="7B269C59" w14:textId="77777777" w:rsidR="00FE50C4" w:rsidRPr="00A646BE" w:rsidRDefault="00FE50C4" w:rsidP="00571099">
            <w:pPr>
              <w:spacing w:after="0" w:line="0" w:lineRule="atLeast"/>
              <w:rPr>
                <w:rFonts w:asciiTheme="minorHAnsi" w:hAnsiTheme="minorHAnsi" w:cstheme="minorHAnsi"/>
              </w:rPr>
            </w:pPr>
          </w:p>
          <w:p w14:paraId="1348FCB1" w14:textId="77777777" w:rsidR="00FE50C4" w:rsidRPr="00A646BE" w:rsidRDefault="00FE50C4" w:rsidP="00571099">
            <w:pPr>
              <w:spacing w:after="0" w:line="0" w:lineRule="atLeast"/>
              <w:rPr>
                <w:rFonts w:asciiTheme="minorHAnsi" w:hAnsiTheme="minorHAnsi" w:cstheme="minorHAnsi"/>
                <w:b/>
                <w:bCs/>
              </w:rPr>
            </w:pPr>
            <w:r w:rsidRPr="00A646BE">
              <w:rPr>
                <w:rFonts w:asciiTheme="minorHAnsi" w:hAnsiTheme="minorHAnsi" w:cstheme="minorHAnsi"/>
                <w:b/>
                <w:bCs/>
              </w:rPr>
              <w:t xml:space="preserve">Asset Details: </w:t>
            </w:r>
          </w:p>
          <w:p w14:paraId="7212DD9A" w14:textId="77777777" w:rsidR="00FE50C4" w:rsidRPr="00A646BE" w:rsidRDefault="00FE50C4"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Deactivated</w:t>
            </w:r>
          </w:p>
          <w:p w14:paraId="58CC4BD7" w14:textId="77777777" w:rsidR="00FE50C4" w:rsidRPr="00A646BE" w:rsidRDefault="00FE50C4" w:rsidP="00571099">
            <w:pPr>
              <w:spacing w:after="0" w:line="0" w:lineRule="atLeast"/>
              <w:rPr>
                <w:rFonts w:asciiTheme="minorHAnsi" w:hAnsiTheme="minorHAnsi" w:cstheme="minorHAnsi"/>
              </w:rPr>
            </w:pPr>
          </w:p>
          <w:p w14:paraId="68FAFC46" w14:textId="30864A5A" w:rsidR="00226CAD" w:rsidRPr="00A646BE" w:rsidRDefault="00FE50C4" w:rsidP="00571099">
            <w:pPr>
              <w:spacing w:after="0" w:line="0" w:lineRule="atLeast"/>
              <w:rPr>
                <w:rFonts w:asciiTheme="minorHAnsi" w:hAnsiTheme="minorHAnsi" w:cstheme="minorHAnsi"/>
                <w:b/>
                <w:bCs/>
              </w:rPr>
            </w:pPr>
            <w:r w:rsidRPr="00A646BE">
              <w:rPr>
                <w:rFonts w:asciiTheme="minorHAnsi" w:hAnsiTheme="minorHAnsi" w:cstheme="minorHAnsi"/>
                <w:b/>
                <w:bCs/>
              </w:rPr>
              <w:t xml:space="preserve">4.Unattended – </w:t>
            </w:r>
            <w:r w:rsidRPr="00A646BE">
              <w:rPr>
                <w:rFonts w:asciiTheme="minorHAnsi" w:hAnsiTheme="minorHAnsi" w:cstheme="minorHAnsi"/>
              </w:rPr>
              <w:t>FSE has not attended the case as planned.</w:t>
            </w:r>
          </w:p>
        </w:tc>
      </w:tr>
    </w:tbl>
    <w:p w14:paraId="2832AD3F" w14:textId="77777777" w:rsidR="00226CAD" w:rsidRPr="00A646BE" w:rsidRDefault="00226CAD" w:rsidP="00226CAD">
      <w:pPr>
        <w:spacing w:after="0"/>
        <w:rPr>
          <w:rFonts w:asciiTheme="minorHAnsi" w:hAnsiTheme="minorHAnsi" w:cstheme="minorHAnsi"/>
          <w:b/>
          <w:bCs/>
          <w:sz w:val="20"/>
          <w:szCs w:val="20"/>
          <w:lang w:val="en-US"/>
        </w:rPr>
      </w:pPr>
    </w:p>
    <w:p w14:paraId="4513C43C" w14:textId="2B991F8B" w:rsidR="00226CAD" w:rsidRPr="00A646BE" w:rsidRDefault="00226CAD" w:rsidP="004B032D">
      <w:pPr>
        <w:pStyle w:val="ListParagraph"/>
        <w:numPr>
          <w:ilvl w:val="0"/>
          <w:numId w:val="31"/>
        </w:numPr>
        <w:spacing w:after="0" w:line="240" w:lineRule="auto"/>
        <w:rPr>
          <w:rFonts w:asciiTheme="minorHAnsi" w:eastAsia="Times New Roman" w:hAnsiTheme="minorHAnsi" w:cstheme="minorHAnsi"/>
          <w:sz w:val="20"/>
          <w:szCs w:val="20"/>
        </w:rPr>
      </w:pPr>
      <w:r w:rsidRPr="00A646BE">
        <w:rPr>
          <w:rFonts w:asciiTheme="minorHAnsi" w:eastAsia="Times New Roman" w:hAnsiTheme="minorHAnsi" w:cstheme="minorHAnsi"/>
          <w:sz w:val="20"/>
          <w:szCs w:val="20"/>
        </w:rPr>
        <w:t>Case Updation – Service Call Updation by FSE and Case Management User</w:t>
      </w:r>
    </w:p>
    <w:p w14:paraId="225C0E56" w14:textId="77777777" w:rsidR="00226CAD" w:rsidRPr="00A646BE" w:rsidRDefault="00226CAD" w:rsidP="00226CAD">
      <w:pPr>
        <w:spacing w:after="0"/>
        <w:rPr>
          <w:rFonts w:asciiTheme="minorHAnsi" w:hAnsiTheme="minorHAnsi" w:cstheme="minorHAnsi"/>
          <w:b/>
          <w:bCs/>
          <w:sz w:val="20"/>
          <w:szCs w:val="20"/>
          <w:lang w:val="en-US"/>
        </w:rPr>
      </w:pPr>
    </w:p>
    <w:tbl>
      <w:tblPr>
        <w:tblStyle w:val="TableGrid"/>
        <w:tblW w:w="0" w:type="auto"/>
        <w:tblInd w:w="1015" w:type="dxa"/>
        <w:tblLook w:val="04A0" w:firstRow="1" w:lastRow="0" w:firstColumn="1" w:lastColumn="0" w:noHBand="0" w:noVBand="1"/>
      </w:tblPr>
      <w:tblGrid>
        <w:gridCol w:w="1697"/>
        <w:gridCol w:w="6723"/>
      </w:tblGrid>
      <w:tr w:rsidR="00226CAD" w:rsidRPr="00A646BE" w14:paraId="32A6AD0F" w14:textId="77777777" w:rsidTr="00F8395C">
        <w:trPr>
          <w:trHeight w:val="406"/>
        </w:trPr>
        <w:tc>
          <w:tcPr>
            <w:tcW w:w="1697" w:type="dxa"/>
            <w:shd w:val="clear" w:color="auto" w:fill="EEECE1" w:themeFill="background2"/>
          </w:tcPr>
          <w:p w14:paraId="409EB93B" w14:textId="77777777" w:rsidR="00226CAD" w:rsidRPr="00A646BE" w:rsidRDefault="00226CAD" w:rsidP="00F8395C">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Use Case Name</w:t>
            </w:r>
          </w:p>
        </w:tc>
        <w:tc>
          <w:tcPr>
            <w:tcW w:w="6723" w:type="dxa"/>
          </w:tcPr>
          <w:p w14:paraId="2434EAEC" w14:textId="30FF58AD" w:rsidR="00226CAD" w:rsidRPr="00A646BE" w:rsidRDefault="00467E69" w:rsidP="00F8395C">
            <w:pPr>
              <w:spacing w:after="0" w:line="240" w:lineRule="auto"/>
              <w:rPr>
                <w:rFonts w:asciiTheme="minorHAnsi" w:eastAsia="Times New Roman" w:hAnsiTheme="minorHAnsi" w:cstheme="minorHAnsi"/>
              </w:rPr>
            </w:pPr>
            <w:r w:rsidRPr="00A646BE">
              <w:rPr>
                <w:rFonts w:asciiTheme="minorHAnsi" w:eastAsia="Times New Roman" w:hAnsiTheme="minorHAnsi" w:cstheme="minorHAnsi"/>
              </w:rPr>
              <w:t xml:space="preserve">Service Call </w:t>
            </w:r>
            <w:r w:rsidR="00226CAD" w:rsidRPr="00A646BE">
              <w:rPr>
                <w:rFonts w:asciiTheme="minorHAnsi" w:eastAsia="Times New Roman" w:hAnsiTheme="minorHAnsi" w:cstheme="minorHAnsi"/>
              </w:rPr>
              <w:t>Case Updation by FSE and Case Management User</w:t>
            </w:r>
          </w:p>
          <w:p w14:paraId="1D251516" w14:textId="77777777" w:rsidR="00226CAD" w:rsidRPr="00A646BE" w:rsidRDefault="00226CAD" w:rsidP="00F8395C">
            <w:pPr>
              <w:spacing w:after="0" w:line="240" w:lineRule="auto"/>
              <w:rPr>
                <w:rFonts w:asciiTheme="minorHAnsi" w:hAnsiTheme="minorHAnsi" w:cstheme="minorHAnsi"/>
                <w:bdr w:val="none" w:sz="0" w:space="0" w:color="auto" w:frame="1"/>
              </w:rPr>
            </w:pPr>
          </w:p>
        </w:tc>
      </w:tr>
      <w:tr w:rsidR="00226CAD" w:rsidRPr="00A646BE" w14:paraId="0DC8C003" w14:textId="77777777" w:rsidTr="00F8395C">
        <w:trPr>
          <w:trHeight w:val="653"/>
        </w:trPr>
        <w:tc>
          <w:tcPr>
            <w:tcW w:w="1697" w:type="dxa"/>
            <w:shd w:val="clear" w:color="auto" w:fill="EEECE1" w:themeFill="background2"/>
          </w:tcPr>
          <w:p w14:paraId="3F49D78A" w14:textId="77777777" w:rsidR="00226CAD" w:rsidRPr="00A646BE" w:rsidRDefault="00226CAD" w:rsidP="00F8395C">
            <w:pPr>
              <w:jc w:val="left"/>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Use Case Description</w:t>
            </w:r>
          </w:p>
        </w:tc>
        <w:tc>
          <w:tcPr>
            <w:tcW w:w="6723" w:type="dxa"/>
          </w:tcPr>
          <w:p w14:paraId="0EDEA0BA" w14:textId="0E919960" w:rsidR="00226CAD" w:rsidRPr="00A646BE" w:rsidRDefault="005C5B45" w:rsidP="00F8395C">
            <w:pPr>
              <w:spacing w:line="0" w:lineRule="atLeast"/>
              <w:rPr>
                <w:rFonts w:asciiTheme="minorHAnsi" w:hAnsiTheme="minorHAnsi" w:cstheme="minorHAnsi"/>
              </w:rPr>
            </w:pPr>
            <w:r w:rsidRPr="00A646BE">
              <w:rPr>
                <w:rFonts w:asciiTheme="minorHAnsi" w:hAnsiTheme="minorHAnsi" w:cstheme="minorHAnsi"/>
              </w:rPr>
              <w:t xml:space="preserve">Banks have already provided installed POS Terminals at various Merchant locations. When Merchants face any issue with the POS Terminal or run </w:t>
            </w:r>
            <w:r w:rsidR="00745DD8" w:rsidRPr="00A646BE">
              <w:rPr>
                <w:rFonts w:asciiTheme="minorHAnsi" w:hAnsiTheme="minorHAnsi" w:cstheme="minorHAnsi"/>
              </w:rPr>
              <w:t>out</w:t>
            </w:r>
            <w:r w:rsidRPr="00A646BE">
              <w:rPr>
                <w:rFonts w:asciiTheme="minorHAnsi" w:hAnsiTheme="minorHAnsi" w:cstheme="minorHAnsi"/>
              </w:rPr>
              <w:t xml:space="preserve"> of Paper Roll or having any Technical issue then Merchants request Bank to resolve the issue. Then Banks send Service Call request to IDSPL for resolving the issue at field. IDSPL assigns the cases to FSEs who will either make a call or visit the Merchant location to resolve the issue.</w:t>
            </w:r>
          </w:p>
        </w:tc>
      </w:tr>
      <w:tr w:rsidR="00226CAD" w:rsidRPr="00A646BE" w14:paraId="44704DEA" w14:textId="77777777" w:rsidTr="00F8395C">
        <w:trPr>
          <w:trHeight w:val="392"/>
        </w:trPr>
        <w:tc>
          <w:tcPr>
            <w:tcW w:w="1697" w:type="dxa"/>
            <w:shd w:val="clear" w:color="auto" w:fill="EEECE1" w:themeFill="background2"/>
          </w:tcPr>
          <w:p w14:paraId="697AEEA8" w14:textId="77777777" w:rsidR="00226CAD" w:rsidRPr="00A646BE" w:rsidRDefault="00226CAD" w:rsidP="00F8395C">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Primary Actor</w:t>
            </w:r>
          </w:p>
        </w:tc>
        <w:tc>
          <w:tcPr>
            <w:tcW w:w="6723" w:type="dxa"/>
          </w:tcPr>
          <w:p w14:paraId="2C228C62" w14:textId="77777777" w:rsidR="00226CAD" w:rsidRPr="00A646BE" w:rsidRDefault="00226CAD" w:rsidP="00F8395C">
            <w:pPr>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FSE on Mobile App or Case Management User on CRM System</w:t>
            </w:r>
          </w:p>
        </w:tc>
      </w:tr>
      <w:tr w:rsidR="00226CAD" w:rsidRPr="00A646BE" w14:paraId="58281F23" w14:textId="77777777" w:rsidTr="00F8395C">
        <w:trPr>
          <w:trHeight w:val="653"/>
        </w:trPr>
        <w:tc>
          <w:tcPr>
            <w:tcW w:w="1697" w:type="dxa"/>
            <w:shd w:val="clear" w:color="auto" w:fill="EEECE1" w:themeFill="background2"/>
          </w:tcPr>
          <w:p w14:paraId="2369DA55" w14:textId="77777777" w:rsidR="00226CAD" w:rsidRPr="00A646BE" w:rsidRDefault="00226CAD" w:rsidP="00F8395C">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Pre-Condition</w:t>
            </w:r>
          </w:p>
        </w:tc>
        <w:tc>
          <w:tcPr>
            <w:tcW w:w="6723" w:type="dxa"/>
          </w:tcPr>
          <w:p w14:paraId="2EE9BDEE" w14:textId="29695324" w:rsidR="00226CAD" w:rsidRPr="00A646BE" w:rsidRDefault="00226CAD" w:rsidP="00F8395C">
            <w:pPr>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 xml:space="preserve">IDSPL has received the </w:t>
            </w:r>
            <w:r w:rsidR="00594AE4" w:rsidRPr="00A646BE">
              <w:rPr>
                <w:rFonts w:asciiTheme="minorHAnsi" w:hAnsiTheme="minorHAnsi" w:cstheme="minorHAnsi"/>
                <w:bdr w:val="none" w:sz="0" w:space="0" w:color="auto" w:frame="1"/>
              </w:rPr>
              <w:t xml:space="preserve">Service Call </w:t>
            </w:r>
            <w:r w:rsidRPr="00A646BE">
              <w:rPr>
                <w:rFonts w:asciiTheme="minorHAnsi" w:hAnsiTheme="minorHAnsi" w:cstheme="minorHAnsi"/>
                <w:bdr w:val="none" w:sz="0" w:space="0" w:color="auto" w:frame="1"/>
              </w:rPr>
              <w:t>case requ</w:t>
            </w:r>
            <w:r w:rsidR="00594AE4" w:rsidRPr="00A646BE">
              <w:rPr>
                <w:rFonts w:asciiTheme="minorHAnsi" w:hAnsiTheme="minorHAnsi" w:cstheme="minorHAnsi"/>
                <w:bdr w:val="none" w:sz="0" w:space="0" w:color="auto" w:frame="1"/>
              </w:rPr>
              <w:t>est</w:t>
            </w:r>
          </w:p>
        </w:tc>
      </w:tr>
      <w:tr w:rsidR="00226CAD" w:rsidRPr="00A646BE" w14:paraId="757A0FC7" w14:textId="77777777" w:rsidTr="00F8395C">
        <w:trPr>
          <w:trHeight w:val="1295"/>
        </w:trPr>
        <w:tc>
          <w:tcPr>
            <w:tcW w:w="1697" w:type="dxa"/>
            <w:shd w:val="clear" w:color="auto" w:fill="EEECE1" w:themeFill="background2"/>
          </w:tcPr>
          <w:p w14:paraId="163F6D17" w14:textId="77777777" w:rsidR="00226CAD" w:rsidRPr="00A646BE" w:rsidRDefault="00226CAD" w:rsidP="00F8395C">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Basic Flow</w:t>
            </w:r>
          </w:p>
        </w:tc>
        <w:tc>
          <w:tcPr>
            <w:tcW w:w="6723" w:type="dxa"/>
          </w:tcPr>
          <w:p w14:paraId="18D200EA" w14:textId="235894C6" w:rsidR="00D87DD5" w:rsidRPr="00A646BE" w:rsidRDefault="00D87DD5" w:rsidP="00571099">
            <w:pPr>
              <w:spacing w:after="0" w:line="0" w:lineRule="atLeast"/>
              <w:rPr>
                <w:rFonts w:asciiTheme="minorHAnsi" w:hAnsiTheme="minorHAnsi" w:cstheme="minorHAnsi"/>
                <w:b/>
                <w:bCs/>
              </w:rPr>
            </w:pPr>
            <w:r w:rsidRPr="00A646BE">
              <w:rPr>
                <w:rFonts w:asciiTheme="minorHAnsi" w:hAnsiTheme="minorHAnsi" w:cstheme="minorHAnsi"/>
              </w:rPr>
              <w:t>Banks have already provided installed POS Terminals at various Merchant locations. When Merchants face any issue with the POS Terminal or run our of Paper Roll or having any Technical issue then Merchants request Bank to resolve the issue. Then Banks send Service Call request to IDSPL for resolving the issue at field. IDSPL assigns the cases to FSEs who will either make a call or visit the Merchant location to resolve the issue and updates the Case Closure status  Completed, NSTP, Revisit or Unattended.</w:t>
            </w:r>
          </w:p>
          <w:p w14:paraId="4B79D8F0" w14:textId="77777777" w:rsidR="00D87DD5" w:rsidRPr="00A646BE" w:rsidRDefault="00D87DD5" w:rsidP="00571099">
            <w:pPr>
              <w:spacing w:after="0" w:line="0" w:lineRule="atLeast"/>
              <w:rPr>
                <w:rFonts w:asciiTheme="minorHAnsi" w:hAnsiTheme="minorHAnsi" w:cstheme="minorHAnsi"/>
                <w:b/>
                <w:bCs/>
              </w:rPr>
            </w:pPr>
            <w:r w:rsidRPr="00A646BE">
              <w:rPr>
                <w:rFonts w:asciiTheme="minorHAnsi" w:hAnsiTheme="minorHAnsi" w:cstheme="minorHAnsi"/>
                <w:b/>
                <w:bCs/>
              </w:rPr>
              <w:t xml:space="preserve">1.Completed - </w:t>
            </w:r>
            <w:r w:rsidRPr="00A646BE">
              <w:rPr>
                <w:rFonts w:asciiTheme="minorHAnsi" w:hAnsiTheme="minorHAnsi" w:cstheme="minorHAnsi"/>
              </w:rPr>
              <w:t xml:space="preserve">FSE visits the Merchant location and completes the Service Call request. FSE updates the below given fields on the Mobile App. </w:t>
            </w:r>
          </w:p>
          <w:p w14:paraId="1C84576A" w14:textId="77777777" w:rsidR="00D87DD5" w:rsidRPr="00A646BE" w:rsidRDefault="00D87DD5" w:rsidP="00571099">
            <w:pPr>
              <w:spacing w:after="0" w:line="0" w:lineRule="atLeast"/>
              <w:rPr>
                <w:rFonts w:asciiTheme="minorHAnsi" w:hAnsiTheme="minorHAnsi" w:cstheme="minorHAnsi"/>
                <w:b/>
                <w:bCs/>
              </w:rPr>
            </w:pPr>
            <w:r w:rsidRPr="00A646BE">
              <w:rPr>
                <w:rFonts w:asciiTheme="minorHAnsi" w:hAnsiTheme="minorHAnsi" w:cstheme="minorHAnsi"/>
                <w:b/>
                <w:bCs/>
              </w:rPr>
              <w:t>By Visit</w:t>
            </w:r>
          </w:p>
          <w:p w14:paraId="1C1A4A63" w14:textId="77777777" w:rsidR="00D87DD5" w:rsidRPr="00A646BE" w:rsidRDefault="00D87DD5" w:rsidP="00571099">
            <w:pPr>
              <w:spacing w:after="0" w:line="0" w:lineRule="atLeast"/>
              <w:rPr>
                <w:rFonts w:asciiTheme="minorHAnsi" w:hAnsiTheme="minorHAnsi" w:cstheme="minorHAnsi"/>
                <w:b/>
                <w:bCs/>
              </w:rPr>
            </w:pPr>
            <w:r w:rsidRPr="00A646BE">
              <w:rPr>
                <w:rFonts w:asciiTheme="minorHAnsi" w:hAnsiTheme="minorHAnsi" w:cstheme="minorHAnsi"/>
                <w:b/>
                <w:bCs/>
              </w:rPr>
              <w:t>Case Details</w:t>
            </w:r>
          </w:p>
          <w:p w14:paraId="37A47961"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Calling date - Attended Date</w:t>
            </w:r>
          </w:p>
          <w:p w14:paraId="3BD147AB"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Called by - Attended by</w:t>
            </w:r>
          </w:p>
          <w:p w14:paraId="66B74542" w14:textId="37CC67ED"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Contact Person name – M</w:t>
            </w:r>
            <w:r w:rsidR="00C56A25" w:rsidRPr="00A646BE">
              <w:rPr>
                <w:rFonts w:asciiTheme="minorHAnsi" w:hAnsiTheme="minorHAnsi" w:cstheme="minorHAnsi"/>
              </w:rPr>
              <w:t>E</w:t>
            </w:r>
            <w:r w:rsidRPr="00A646BE">
              <w:rPr>
                <w:rFonts w:asciiTheme="minorHAnsi" w:hAnsiTheme="minorHAnsi" w:cstheme="minorHAnsi"/>
              </w:rPr>
              <w:t xml:space="preserve"> Contact Person</w:t>
            </w:r>
          </w:p>
          <w:p w14:paraId="1FE8E286" w14:textId="333BFDA4"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Contact Person number - M</w:t>
            </w:r>
            <w:r w:rsidR="00C56A25" w:rsidRPr="00A646BE">
              <w:rPr>
                <w:rFonts w:asciiTheme="minorHAnsi" w:hAnsiTheme="minorHAnsi" w:cstheme="minorHAnsi"/>
              </w:rPr>
              <w:t>E</w:t>
            </w:r>
            <w:r w:rsidRPr="00A646BE">
              <w:rPr>
                <w:rFonts w:asciiTheme="minorHAnsi" w:hAnsiTheme="minorHAnsi" w:cstheme="minorHAnsi"/>
              </w:rPr>
              <w:t xml:space="preserve"> Contact Person’s Contact Number</w:t>
            </w:r>
          </w:p>
          <w:p w14:paraId="4446F796"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Outlet Pics</w:t>
            </w:r>
          </w:p>
          <w:p w14:paraId="71950537"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Job card pics</w:t>
            </w:r>
          </w:p>
          <w:p w14:paraId="7CF5F302"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 xml:space="preserve">Audio file </w:t>
            </w:r>
          </w:p>
          <w:p w14:paraId="02788074" w14:textId="77777777" w:rsidR="00D87DD5" w:rsidRPr="00A646BE" w:rsidRDefault="00D87DD5" w:rsidP="00571099">
            <w:pPr>
              <w:spacing w:after="0" w:line="0" w:lineRule="atLeast"/>
              <w:rPr>
                <w:rFonts w:asciiTheme="minorHAnsi" w:hAnsiTheme="minorHAnsi" w:cstheme="minorHAnsi"/>
              </w:rPr>
            </w:pPr>
          </w:p>
          <w:p w14:paraId="63E484D5" w14:textId="77777777" w:rsidR="00D87DD5" w:rsidRPr="00A646BE" w:rsidRDefault="00D87DD5" w:rsidP="00571099">
            <w:pPr>
              <w:spacing w:after="0" w:line="0" w:lineRule="atLeast"/>
              <w:rPr>
                <w:rFonts w:asciiTheme="minorHAnsi" w:hAnsiTheme="minorHAnsi" w:cstheme="minorHAnsi"/>
                <w:b/>
                <w:bCs/>
              </w:rPr>
            </w:pPr>
            <w:r w:rsidRPr="00A646BE">
              <w:rPr>
                <w:rFonts w:asciiTheme="minorHAnsi" w:hAnsiTheme="minorHAnsi" w:cstheme="minorHAnsi"/>
                <w:b/>
                <w:bCs/>
              </w:rPr>
              <w:t>Case Remarks</w:t>
            </w:r>
            <w:r w:rsidRPr="00A646BE">
              <w:rPr>
                <w:rFonts w:asciiTheme="minorHAnsi" w:hAnsiTheme="minorHAnsi" w:cstheme="minorHAnsi"/>
                <w:b/>
                <w:bCs/>
              </w:rPr>
              <w:tab/>
            </w:r>
          </w:p>
          <w:p w14:paraId="50C8BD0A" w14:textId="77777777" w:rsidR="00D87DD5" w:rsidRPr="00A646BE" w:rsidRDefault="00D87DD5" w:rsidP="00571099">
            <w:pPr>
              <w:pStyle w:val="ListParagraph"/>
              <w:numPr>
                <w:ilvl w:val="0"/>
                <w:numId w:val="54"/>
              </w:numPr>
              <w:spacing w:after="0" w:line="0" w:lineRule="atLeast"/>
              <w:jc w:val="left"/>
              <w:rPr>
                <w:rFonts w:asciiTheme="minorHAnsi" w:hAnsiTheme="minorHAnsi" w:cstheme="minorHAnsi"/>
              </w:rPr>
            </w:pPr>
            <w:r w:rsidRPr="00A646BE">
              <w:rPr>
                <w:rFonts w:asciiTheme="minorHAnsi" w:hAnsiTheme="minorHAnsi" w:cstheme="minorHAnsi"/>
              </w:rPr>
              <w:t>Problem Found</w:t>
            </w:r>
          </w:p>
          <w:p w14:paraId="40091B6C" w14:textId="77777777" w:rsidR="00D87DD5" w:rsidRPr="00A646BE" w:rsidRDefault="00D87DD5" w:rsidP="00571099">
            <w:pPr>
              <w:pStyle w:val="ListParagraph"/>
              <w:numPr>
                <w:ilvl w:val="0"/>
                <w:numId w:val="54"/>
              </w:numPr>
              <w:spacing w:after="0" w:line="0" w:lineRule="atLeast"/>
              <w:jc w:val="left"/>
              <w:rPr>
                <w:rFonts w:asciiTheme="minorHAnsi" w:hAnsiTheme="minorHAnsi" w:cstheme="minorHAnsi"/>
              </w:rPr>
            </w:pPr>
            <w:r w:rsidRPr="00A646BE">
              <w:rPr>
                <w:rFonts w:asciiTheme="minorHAnsi" w:hAnsiTheme="minorHAnsi" w:cstheme="minorHAnsi"/>
              </w:rPr>
              <w:t>Action taken/ Case Remarks</w:t>
            </w:r>
          </w:p>
          <w:p w14:paraId="386DE290" w14:textId="77777777" w:rsidR="00D87DD5" w:rsidRPr="00A646BE" w:rsidRDefault="00D87DD5" w:rsidP="00571099">
            <w:pPr>
              <w:pStyle w:val="ListParagraph"/>
              <w:numPr>
                <w:ilvl w:val="0"/>
                <w:numId w:val="54"/>
              </w:numPr>
              <w:spacing w:after="0" w:line="0" w:lineRule="atLeast"/>
              <w:jc w:val="left"/>
              <w:rPr>
                <w:rFonts w:asciiTheme="minorHAnsi" w:hAnsiTheme="minorHAnsi" w:cstheme="minorHAnsi"/>
              </w:rPr>
            </w:pPr>
            <w:r w:rsidRPr="00A646BE">
              <w:rPr>
                <w:rFonts w:asciiTheme="minorHAnsi" w:hAnsiTheme="minorHAnsi" w:cstheme="minorHAnsi"/>
              </w:rPr>
              <w:t>No Problem found</w:t>
            </w:r>
          </w:p>
          <w:p w14:paraId="6A999077" w14:textId="77777777" w:rsidR="00D87DD5" w:rsidRPr="00A646BE" w:rsidRDefault="00D87DD5" w:rsidP="00571099">
            <w:pPr>
              <w:pStyle w:val="ListParagraph"/>
              <w:numPr>
                <w:ilvl w:val="0"/>
                <w:numId w:val="54"/>
              </w:numPr>
              <w:spacing w:after="0" w:line="0" w:lineRule="atLeast"/>
              <w:jc w:val="left"/>
              <w:rPr>
                <w:rFonts w:asciiTheme="minorHAnsi" w:hAnsiTheme="minorHAnsi" w:cstheme="minorHAnsi"/>
              </w:rPr>
            </w:pPr>
            <w:r w:rsidRPr="00A646BE">
              <w:rPr>
                <w:rFonts w:asciiTheme="minorHAnsi" w:hAnsiTheme="minorHAnsi" w:cstheme="minorHAnsi"/>
              </w:rPr>
              <w:t>ME Terminal already working fine?</w:t>
            </w:r>
          </w:p>
          <w:p w14:paraId="2048237D" w14:textId="77777777" w:rsidR="00D87DD5" w:rsidRPr="00A646BE" w:rsidRDefault="00D87DD5" w:rsidP="00571099">
            <w:pPr>
              <w:pStyle w:val="ListParagraph"/>
              <w:numPr>
                <w:ilvl w:val="0"/>
                <w:numId w:val="54"/>
              </w:numPr>
              <w:spacing w:after="0" w:line="0" w:lineRule="atLeast"/>
              <w:jc w:val="left"/>
              <w:rPr>
                <w:rFonts w:asciiTheme="minorHAnsi" w:hAnsiTheme="minorHAnsi" w:cstheme="minorHAnsi"/>
              </w:rPr>
            </w:pPr>
            <w:r w:rsidRPr="00A646BE">
              <w:rPr>
                <w:rFonts w:asciiTheme="minorHAnsi" w:hAnsiTheme="minorHAnsi" w:cstheme="minorHAnsi"/>
              </w:rPr>
              <w:t>Any Asset item replaced?</w:t>
            </w:r>
          </w:p>
          <w:p w14:paraId="0A86285D" w14:textId="77777777" w:rsidR="00D87DD5" w:rsidRPr="00A646BE" w:rsidRDefault="00D87DD5" w:rsidP="00571099">
            <w:pPr>
              <w:pStyle w:val="ListParagraph"/>
              <w:numPr>
                <w:ilvl w:val="1"/>
                <w:numId w:val="54"/>
              </w:numPr>
              <w:spacing w:after="0" w:line="0" w:lineRule="atLeast"/>
              <w:jc w:val="left"/>
              <w:rPr>
                <w:rFonts w:asciiTheme="minorHAnsi" w:hAnsiTheme="minorHAnsi" w:cstheme="minorHAnsi"/>
              </w:rPr>
            </w:pPr>
            <w:r w:rsidRPr="00A646BE">
              <w:rPr>
                <w:rFonts w:asciiTheme="minorHAnsi" w:hAnsiTheme="minorHAnsi" w:cstheme="minorHAnsi"/>
              </w:rPr>
              <w:t>Terminal Replaced?</w:t>
            </w:r>
          </w:p>
          <w:p w14:paraId="57C722DE" w14:textId="77777777" w:rsidR="00D87DD5" w:rsidRPr="00A646BE" w:rsidRDefault="00D87DD5" w:rsidP="00571099">
            <w:pPr>
              <w:pStyle w:val="ListParagraph"/>
              <w:numPr>
                <w:ilvl w:val="1"/>
                <w:numId w:val="54"/>
              </w:numPr>
              <w:spacing w:after="0" w:line="0" w:lineRule="atLeast"/>
              <w:jc w:val="left"/>
              <w:rPr>
                <w:rFonts w:asciiTheme="minorHAnsi" w:hAnsiTheme="minorHAnsi" w:cstheme="minorHAnsi"/>
              </w:rPr>
            </w:pPr>
            <w:r w:rsidRPr="00A646BE">
              <w:rPr>
                <w:rFonts w:asciiTheme="minorHAnsi" w:hAnsiTheme="minorHAnsi" w:cstheme="minorHAnsi"/>
              </w:rPr>
              <w:t>Battery Replaced?</w:t>
            </w:r>
          </w:p>
          <w:p w14:paraId="0D918980" w14:textId="77777777" w:rsidR="00D87DD5" w:rsidRPr="00A646BE" w:rsidRDefault="00D87DD5" w:rsidP="00571099">
            <w:pPr>
              <w:pStyle w:val="ListParagraph"/>
              <w:numPr>
                <w:ilvl w:val="1"/>
                <w:numId w:val="54"/>
              </w:numPr>
              <w:spacing w:after="0" w:line="0" w:lineRule="atLeast"/>
              <w:jc w:val="left"/>
              <w:rPr>
                <w:rFonts w:asciiTheme="minorHAnsi" w:hAnsiTheme="minorHAnsi" w:cstheme="minorHAnsi"/>
              </w:rPr>
            </w:pPr>
            <w:r w:rsidRPr="00A646BE">
              <w:rPr>
                <w:rFonts w:asciiTheme="minorHAnsi" w:hAnsiTheme="minorHAnsi" w:cstheme="minorHAnsi"/>
              </w:rPr>
              <w:t>Adaptor Replaced?</w:t>
            </w:r>
          </w:p>
          <w:p w14:paraId="2354A7BA" w14:textId="77777777" w:rsidR="00D87DD5" w:rsidRPr="00A646BE" w:rsidRDefault="00D87DD5" w:rsidP="00571099">
            <w:pPr>
              <w:pStyle w:val="ListParagraph"/>
              <w:numPr>
                <w:ilvl w:val="1"/>
                <w:numId w:val="54"/>
              </w:numPr>
              <w:spacing w:after="0" w:line="0" w:lineRule="atLeast"/>
              <w:jc w:val="left"/>
              <w:rPr>
                <w:rFonts w:asciiTheme="minorHAnsi" w:hAnsiTheme="minorHAnsi" w:cstheme="minorHAnsi"/>
              </w:rPr>
            </w:pPr>
            <w:r w:rsidRPr="00A646BE">
              <w:rPr>
                <w:rFonts w:asciiTheme="minorHAnsi" w:hAnsiTheme="minorHAnsi" w:cstheme="minorHAnsi"/>
              </w:rPr>
              <w:t>SIM Replaced?</w:t>
            </w:r>
          </w:p>
          <w:p w14:paraId="01B35534" w14:textId="77777777" w:rsidR="00D87DD5" w:rsidRPr="00A646BE" w:rsidRDefault="00D87DD5" w:rsidP="00571099">
            <w:pPr>
              <w:pStyle w:val="ListParagraph"/>
              <w:numPr>
                <w:ilvl w:val="1"/>
                <w:numId w:val="54"/>
              </w:numPr>
              <w:spacing w:after="0" w:line="0" w:lineRule="atLeast"/>
              <w:jc w:val="left"/>
              <w:rPr>
                <w:rFonts w:asciiTheme="minorHAnsi" w:hAnsiTheme="minorHAnsi" w:cstheme="minorHAnsi"/>
              </w:rPr>
            </w:pPr>
            <w:r w:rsidRPr="00A646BE">
              <w:rPr>
                <w:rFonts w:asciiTheme="minorHAnsi" w:hAnsiTheme="minorHAnsi" w:cstheme="minorHAnsi"/>
              </w:rPr>
              <w:t>Paper Drive Roller/ Printer cover replaced?</w:t>
            </w:r>
          </w:p>
          <w:p w14:paraId="57D85C12" w14:textId="77777777" w:rsidR="00D87DD5" w:rsidRPr="00A646BE" w:rsidRDefault="00D87DD5" w:rsidP="00571099">
            <w:pPr>
              <w:pStyle w:val="ListParagraph"/>
              <w:numPr>
                <w:ilvl w:val="0"/>
                <w:numId w:val="54"/>
              </w:numPr>
              <w:spacing w:after="0" w:line="0" w:lineRule="atLeast"/>
              <w:jc w:val="left"/>
              <w:rPr>
                <w:rFonts w:asciiTheme="minorHAnsi" w:hAnsiTheme="minorHAnsi" w:cstheme="minorHAnsi"/>
              </w:rPr>
            </w:pPr>
            <w:r w:rsidRPr="00A646BE">
              <w:rPr>
                <w:rFonts w:asciiTheme="minorHAnsi" w:hAnsiTheme="minorHAnsi" w:cstheme="minorHAnsi"/>
              </w:rPr>
              <w:t>Network Problem at location?</w:t>
            </w:r>
          </w:p>
          <w:p w14:paraId="2250F084" w14:textId="77777777" w:rsidR="00D87DD5" w:rsidRPr="00A646BE" w:rsidRDefault="00D87DD5" w:rsidP="00571099">
            <w:pPr>
              <w:pStyle w:val="ListParagraph"/>
              <w:numPr>
                <w:ilvl w:val="0"/>
                <w:numId w:val="54"/>
              </w:numPr>
              <w:spacing w:after="0" w:line="0" w:lineRule="atLeast"/>
              <w:jc w:val="left"/>
              <w:rPr>
                <w:rFonts w:asciiTheme="minorHAnsi" w:hAnsiTheme="minorHAnsi" w:cstheme="minorHAnsi"/>
              </w:rPr>
            </w:pPr>
            <w:r w:rsidRPr="00A646BE">
              <w:rPr>
                <w:rFonts w:asciiTheme="minorHAnsi" w:hAnsiTheme="minorHAnsi" w:cstheme="minorHAnsi"/>
              </w:rPr>
              <w:t>BATCH PENDING</w:t>
            </w:r>
          </w:p>
          <w:p w14:paraId="1627B77F" w14:textId="77777777" w:rsidR="00D87DD5" w:rsidRPr="00A646BE" w:rsidRDefault="00D87DD5" w:rsidP="00571099">
            <w:pPr>
              <w:pStyle w:val="ListParagraph"/>
              <w:numPr>
                <w:ilvl w:val="0"/>
                <w:numId w:val="54"/>
              </w:numPr>
              <w:spacing w:after="0" w:line="0" w:lineRule="atLeast"/>
              <w:jc w:val="left"/>
              <w:rPr>
                <w:rFonts w:asciiTheme="minorHAnsi" w:hAnsiTheme="minorHAnsi" w:cstheme="minorHAnsi"/>
              </w:rPr>
            </w:pPr>
            <w:r w:rsidRPr="00A646BE">
              <w:rPr>
                <w:rFonts w:asciiTheme="minorHAnsi" w:hAnsiTheme="minorHAnsi" w:cstheme="minorHAnsi"/>
              </w:rPr>
              <w:t>ST Number</w:t>
            </w:r>
          </w:p>
          <w:p w14:paraId="0CB737D1" w14:textId="77777777" w:rsidR="00D87DD5" w:rsidRPr="00A646BE" w:rsidRDefault="00D87DD5" w:rsidP="00571099">
            <w:pPr>
              <w:pStyle w:val="ListParagraph"/>
              <w:numPr>
                <w:ilvl w:val="0"/>
                <w:numId w:val="54"/>
              </w:numPr>
              <w:spacing w:after="0" w:line="0" w:lineRule="atLeast"/>
              <w:jc w:val="left"/>
              <w:rPr>
                <w:rFonts w:asciiTheme="minorHAnsi" w:hAnsiTheme="minorHAnsi" w:cstheme="minorHAnsi"/>
              </w:rPr>
            </w:pPr>
            <w:r w:rsidRPr="00A646BE">
              <w:rPr>
                <w:rFonts w:asciiTheme="minorHAnsi" w:hAnsiTheme="minorHAnsi" w:cstheme="minorHAnsi"/>
              </w:rPr>
              <w:t>Updation Person</w:t>
            </w:r>
          </w:p>
          <w:p w14:paraId="6BE4F4A3" w14:textId="77777777" w:rsidR="00D87DD5" w:rsidRPr="00A646BE" w:rsidRDefault="00D87DD5" w:rsidP="00571099">
            <w:pPr>
              <w:pStyle w:val="ListParagraph"/>
              <w:numPr>
                <w:ilvl w:val="0"/>
                <w:numId w:val="54"/>
              </w:numPr>
              <w:spacing w:after="0" w:line="0" w:lineRule="atLeast"/>
              <w:jc w:val="left"/>
              <w:rPr>
                <w:rFonts w:asciiTheme="minorHAnsi" w:hAnsiTheme="minorHAnsi" w:cstheme="minorHAnsi"/>
              </w:rPr>
            </w:pPr>
            <w:r w:rsidRPr="00A646BE">
              <w:rPr>
                <w:rFonts w:asciiTheme="minorHAnsi" w:hAnsiTheme="minorHAnsi" w:cstheme="minorHAnsi"/>
              </w:rPr>
              <w:t>case feedback</w:t>
            </w:r>
          </w:p>
          <w:p w14:paraId="4989F565" w14:textId="77777777" w:rsidR="00D87DD5" w:rsidRPr="00A646BE" w:rsidRDefault="00D87DD5" w:rsidP="00571099">
            <w:pPr>
              <w:spacing w:after="0" w:line="0" w:lineRule="atLeast"/>
              <w:rPr>
                <w:rFonts w:asciiTheme="minorHAnsi" w:hAnsiTheme="minorHAnsi" w:cstheme="minorHAnsi"/>
                <w:b/>
                <w:bCs/>
              </w:rPr>
            </w:pPr>
          </w:p>
          <w:p w14:paraId="4C97F7FC" w14:textId="77777777" w:rsidR="00D87DD5" w:rsidRPr="00A646BE" w:rsidRDefault="00D87DD5" w:rsidP="00571099">
            <w:pPr>
              <w:spacing w:after="0" w:line="0" w:lineRule="atLeast"/>
              <w:rPr>
                <w:rFonts w:asciiTheme="minorHAnsi" w:hAnsiTheme="minorHAnsi" w:cstheme="minorHAnsi"/>
                <w:b/>
                <w:bCs/>
              </w:rPr>
            </w:pPr>
            <w:r w:rsidRPr="00A646BE">
              <w:rPr>
                <w:rFonts w:asciiTheme="minorHAnsi" w:hAnsiTheme="minorHAnsi" w:cstheme="minorHAnsi"/>
                <w:b/>
                <w:bCs/>
              </w:rPr>
              <w:t xml:space="preserve">Asset Details: </w:t>
            </w:r>
          </w:p>
          <w:p w14:paraId="7D1165A5" w14:textId="77777777" w:rsidR="00D87DD5" w:rsidRPr="00A646BE" w:rsidRDefault="00D87DD5" w:rsidP="00571099">
            <w:pPr>
              <w:spacing w:after="0" w:line="0" w:lineRule="atLeast"/>
              <w:rPr>
                <w:rFonts w:asciiTheme="minorHAnsi" w:hAnsiTheme="minorHAnsi" w:cstheme="minorHAnsi"/>
                <w:b/>
                <w:bCs/>
              </w:rPr>
            </w:pPr>
            <w:r w:rsidRPr="00A646BE">
              <w:rPr>
                <w:rFonts w:asciiTheme="minorHAnsi" w:hAnsiTheme="minorHAnsi" w:cstheme="minorHAnsi"/>
                <w:b/>
                <w:bCs/>
              </w:rPr>
              <w:t>At ME Place</w:t>
            </w:r>
          </w:p>
          <w:p w14:paraId="1F7568C0"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Terminal Model - model of terminal installed@ME</w:t>
            </w:r>
          </w:p>
          <w:p w14:paraId="76404053"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lastRenderedPageBreak/>
              <w:t>Terminal S/N - serial number of terminal installed@ME (Faulty/uninstalled terminal)</w:t>
            </w:r>
          </w:p>
          <w:p w14:paraId="19F0A14C"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SIM Service Provider - Service Provider of Installed SIM</w:t>
            </w:r>
          </w:p>
          <w:p w14:paraId="3F689EE0"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SIM S/N - Serial number of installed SIM</w:t>
            </w:r>
          </w:p>
          <w:p w14:paraId="2BA3CF0B" w14:textId="77777777" w:rsidR="00D87DD5" w:rsidRPr="00A646BE" w:rsidRDefault="00D87DD5" w:rsidP="00571099">
            <w:pPr>
              <w:spacing w:after="0" w:line="0" w:lineRule="atLeast"/>
              <w:rPr>
                <w:rFonts w:asciiTheme="minorHAnsi" w:hAnsiTheme="minorHAnsi" w:cstheme="minorHAnsi"/>
                <w:b/>
                <w:bCs/>
              </w:rPr>
            </w:pPr>
          </w:p>
          <w:p w14:paraId="464AA067" w14:textId="77777777" w:rsidR="00D87DD5" w:rsidRPr="00A646BE" w:rsidRDefault="00D87DD5" w:rsidP="00571099">
            <w:pPr>
              <w:spacing w:after="0" w:line="0" w:lineRule="atLeast"/>
              <w:rPr>
                <w:rFonts w:asciiTheme="minorHAnsi" w:hAnsiTheme="minorHAnsi" w:cstheme="minorHAnsi"/>
                <w:b/>
                <w:bCs/>
              </w:rPr>
            </w:pPr>
            <w:r w:rsidRPr="00A646BE">
              <w:rPr>
                <w:rFonts w:asciiTheme="minorHAnsi" w:hAnsiTheme="minorHAnsi" w:cstheme="minorHAnsi"/>
                <w:b/>
                <w:bCs/>
              </w:rPr>
              <w:t>Received from ME</w:t>
            </w:r>
          </w:p>
          <w:p w14:paraId="37F86D3B"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Terminal Model - model of terminal received from ME</w:t>
            </w:r>
          </w:p>
          <w:p w14:paraId="508333CB"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Terminal S/N - serial number of terminal received from ME</w:t>
            </w:r>
          </w:p>
          <w:p w14:paraId="5466D7E6"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SIM Service Provider - Service Provider of received SIM</w:t>
            </w:r>
          </w:p>
          <w:p w14:paraId="087574A4"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SIM S/N - Serial number of received SIM</w:t>
            </w:r>
          </w:p>
          <w:p w14:paraId="1D086224" w14:textId="77777777" w:rsidR="00D87DD5" w:rsidRPr="00A646BE" w:rsidRDefault="00D87DD5" w:rsidP="00571099">
            <w:pPr>
              <w:spacing w:after="0" w:line="0" w:lineRule="atLeast"/>
              <w:rPr>
                <w:rFonts w:asciiTheme="minorHAnsi" w:hAnsiTheme="minorHAnsi" w:cstheme="minorHAnsi"/>
              </w:rPr>
            </w:pPr>
          </w:p>
          <w:p w14:paraId="65A9B925" w14:textId="77777777" w:rsidR="00D87DD5" w:rsidRPr="00A646BE" w:rsidRDefault="00D87DD5" w:rsidP="00571099">
            <w:pPr>
              <w:spacing w:after="0" w:line="0" w:lineRule="atLeast"/>
              <w:rPr>
                <w:rFonts w:asciiTheme="minorHAnsi" w:hAnsiTheme="minorHAnsi" w:cstheme="minorHAnsi"/>
                <w:b/>
                <w:bCs/>
              </w:rPr>
            </w:pPr>
            <w:r w:rsidRPr="00A646BE">
              <w:rPr>
                <w:rFonts w:asciiTheme="minorHAnsi" w:hAnsiTheme="minorHAnsi" w:cstheme="minorHAnsi"/>
                <w:b/>
                <w:bCs/>
              </w:rPr>
              <w:t>By Phone</w:t>
            </w:r>
            <w:r w:rsidRPr="00A646BE">
              <w:rPr>
                <w:rFonts w:asciiTheme="minorHAnsi" w:hAnsiTheme="minorHAnsi" w:cstheme="minorHAnsi"/>
              </w:rPr>
              <w:t xml:space="preserve"> - FSE calls Merchant to check Merchant’s availability and also discusses the issue. FSE solves the issue over phone by guiding the Merchant. FSE updates the below given fields on the Mobile App. </w:t>
            </w:r>
          </w:p>
          <w:p w14:paraId="3B30B7E1" w14:textId="77777777" w:rsidR="00D87DD5" w:rsidRPr="00A646BE" w:rsidRDefault="00D87DD5" w:rsidP="00571099">
            <w:pPr>
              <w:spacing w:after="0" w:line="0" w:lineRule="atLeast"/>
              <w:rPr>
                <w:rFonts w:asciiTheme="minorHAnsi" w:hAnsiTheme="minorHAnsi" w:cstheme="minorHAnsi"/>
                <w:b/>
                <w:bCs/>
              </w:rPr>
            </w:pPr>
            <w:r w:rsidRPr="00A646BE">
              <w:rPr>
                <w:rFonts w:asciiTheme="minorHAnsi" w:hAnsiTheme="minorHAnsi" w:cstheme="minorHAnsi"/>
              </w:rPr>
              <w:t xml:space="preserve"> </w:t>
            </w:r>
          </w:p>
          <w:p w14:paraId="570AFABE" w14:textId="77777777" w:rsidR="00D87DD5" w:rsidRPr="00A646BE" w:rsidRDefault="00D87DD5" w:rsidP="00571099">
            <w:pPr>
              <w:spacing w:after="0" w:line="0" w:lineRule="atLeast"/>
              <w:rPr>
                <w:rFonts w:asciiTheme="minorHAnsi" w:hAnsiTheme="minorHAnsi" w:cstheme="minorHAnsi"/>
                <w:b/>
                <w:bCs/>
              </w:rPr>
            </w:pPr>
            <w:r w:rsidRPr="00A646BE">
              <w:rPr>
                <w:rFonts w:asciiTheme="minorHAnsi" w:hAnsiTheme="minorHAnsi" w:cstheme="minorHAnsi"/>
                <w:b/>
                <w:bCs/>
              </w:rPr>
              <w:t>Case Details</w:t>
            </w:r>
          </w:p>
          <w:p w14:paraId="5B423A37"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Calling date - Attended Date</w:t>
            </w:r>
          </w:p>
          <w:p w14:paraId="16C03F1A"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Called by - Attended by</w:t>
            </w:r>
          </w:p>
          <w:p w14:paraId="68418A3B" w14:textId="7CB24EC9"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Contact Person name – M</w:t>
            </w:r>
            <w:r w:rsidR="00C56A25" w:rsidRPr="00A646BE">
              <w:rPr>
                <w:rFonts w:asciiTheme="minorHAnsi" w:hAnsiTheme="minorHAnsi" w:cstheme="minorHAnsi"/>
              </w:rPr>
              <w:t>E</w:t>
            </w:r>
            <w:r w:rsidRPr="00A646BE">
              <w:rPr>
                <w:rFonts w:asciiTheme="minorHAnsi" w:hAnsiTheme="minorHAnsi" w:cstheme="minorHAnsi"/>
              </w:rPr>
              <w:t xml:space="preserve"> Contact Person</w:t>
            </w:r>
          </w:p>
          <w:p w14:paraId="3560E5B5" w14:textId="145A2B50"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Contact Person number - M</w:t>
            </w:r>
            <w:r w:rsidR="00C56A25" w:rsidRPr="00A646BE">
              <w:rPr>
                <w:rFonts w:asciiTheme="minorHAnsi" w:hAnsiTheme="minorHAnsi" w:cstheme="minorHAnsi"/>
              </w:rPr>
              <w:t>E</w:t>
            </w:r>
            <w:r w:rsidRPr="00A646BE">
              <w:rPr>
                <w:rFonts w:asciiTheme="minorHAnsi" w:hAnsiTheme="minorHAnsi" w:cstheme="minorHAnsi"/>
              </w:rPr>
              <w:t xml:space="preserve"> Contact Person’s Contact Number</w:t>
            </w:r>
          </w:p>
          <w:p w14:paraId="61591649" w14:textId="77777777" w:rsidR="00D87DD5" w:rsidRPr="00A646BE" w:rsidRDefault="00D87DD5" w:rsidP="00571099">
            <w:pPr>
              <w:spacing w:after="0" w:line="0" w:lineRule="atLeast"/>
              <w:rPr>
                <w:rFonts w:asciiTheme="minorHAnsi" w:hAnsiTheme="minorHAnsi" w:cstheme="minorHAnsi"/>
                <w:b/>
                <w:bCs/>
              </w:rPr>
            </w:pPr>
          </w:p>
          <w:p w14:paraId="31B8DDF0" w14:textId="77777777" w:rsidR="00D87DD5" w:rsidRPr="00A646BE" w:rsidRDefault="00D87DD5" w:rsidP="00571099">
            <w:pPr>
              <w:spacing w:after="0" w:line="0" w:lineRule="atLeast"/>
              <w:rPr>
                <w:rFonts w:asciiTheme="minorHAnsi" w:hAnsiTheme="minorHAnsi" w:cstheme="minorHAnsi"/>
                <w:b/>
                <w:bCs/>
              </w:rPr>
            </w:pPr>
            <w:r w:rsidRPr="00A646BE">
              <w:rPr>
                <w:rFonts w:asciiTheme="minorHAnsi" w:hAnsiTheme="minorHAnsi" w:cstheme="minorHAnsi"/>
                <w:b/>
                <w:bCs/>
              </w:rPr>
              <w:t>Case Remarks</w:t>
            </w:r>
            <w:r w:rsidRPr="00A646BE">
              <w:rPr>
                <w:rFonts w:asciiTheme="minorHAnsi" w:hAnsiTheme="minorHAnsi" w:cstheme="minorHAnsi"/>
                <w:b/>
                <w:bCs/>
              </w:rPr>
              <w:tab/>
            </w:r>
          </w:p>
          <w:p w14:paraId="1C271DDA"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Any Problem found</w:t>
            </w:r>
          </w:p>
          <w:p w14:paraId="23B0E99F"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ME Terminal working fine?</w:t>
            </w:r>
          </w:p>
          <w:p w14:paraId="54FF3FCB"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Test Transaction Done?</w:t>
            </w:r>
          </w:p>
          <w:p w14:paraId="5F3F3014"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 xml:space="preserve">Updation </w:t>
            </w:r>
            <w:commentRangeStart w:id="42"/>
            <w:r w:rsidRPr="00A646BE">
              <w:rPr>
                <w:rFonts w:asciiTheme="minorHAnsi" w:hAnsiTheme="minorHAnsi" w:cstheme="minorHAnsi"/>
              </w:rPr>
              <w:t>Person</w:t>
            </w:r>
            <w:commentRangeEnd w:id="42"/>
            <w:r w:rsidR="00304375">
              <w:rPr>
                <w:rStyle w:val="CommentReference"/>
              </w:rPr>
              <w:commentReference w:id="42"/>
            </w:r>
          </w:p>
          <w:p w14:paraId="1624473C" w14:textId="77777777" w:rsidR="00D87DD5" w:rsidRPr="00A646BE" w:rsidRDefault="00D87DD5" w:rsidP="00571099">
            <w:pPr>
              <w:spacing w:after="0" w:line="0" w:lineRule="atLeast"/>
              <w:rPr>
                <w:rFonts w:asciiTheme="minorHAnsi" w:hAnsiTheme="minorHAnsi" w:cstheme="minorHAnsi"/>
              </w:rPr>
            </w:pPr>
          </w:p>
          <w:p w14:paraId="08CD85B8"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Chargeslip Pic</w:t>
            </w:r>
          </w:p>
          <w:p w14:paraId="4F8F8ACE"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Audio file</w:t>
            </w:r>
          </w:p>
          <w:p w14:paraId="50CCEC0F" w14:textId="77777777" w:rsidR="00D87DD5" w:rsidRPr="00A646BE" w:rsidRDefault="00D87DD5" w:rsidP="00571099">
            <w:pPr>
              <w:spacing w:after="0" w:line="0" w:lineRule="atLeast"/>
              <w:rPr>
                <w:rFonts w:asciiTheme="minorHAnsi" w:hAnsiTheme="minorHAnsi" w:cstheme="minorHAnsi"/>
              </w:rPr>
            </w:pPr>
          </w:p>
          <w:p w14:paraId="6088D284" w14:textId="77777777" w:rsidR="00D87DD5" w:rsidRPr="00A646BE" w:rsidRDefault="00D87DD5" w:rsidP="00571099">
            <w:pPr>
              <w:spacing w:after="0" w:line="0" w:lineRule="atLeast"/>
              <w:rPr>
                <w:rFonts w:asciiTheme="minorHAnsi" w:hAnsiTheme="minorHAnsi" w:cstheme="minorHAnsi"/>
                <w:b/>
                <w:bCs/>
              </w:rPr>
            </w:pPr>
            <w:r w:rsidRPr="00A646BE">
              <w:rPr>
                <w:rFonts w:asciiTheme="minorHAnsi" w:hAnsiTheme="minorHAnsi" w:cstheme="minorHAnsi"/>
                <w:b/>
                <w:bCs/>
              </w:rPr>
              <w:t xml:space="preserve">Asset Details: </w:t>
            </w:r>
          </w:p>
          <w:p w14:paraId="7C00EE56"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Deactivated</w:t>
            </w:r>
          </w:p>
          <w:p w14:paraId="4AC45805" w14:textId="77777777" w:rsidR="00D87DD5" w:rsidRPr="00A646BE" w:rsidRDefault="00D87DD5" w:rsidP="00571099">
            <w:pPr>
              <w:spacing w:after="0" w:line="0" w:lineRule="atLeast"/>
              <w:rPr>
                <w:rFonts w:asciiTheme="minorHAnsi" w:hAnsiTheme="minorHAnsi" w:cstheme="minorHAnsi"/>
              </w:rPr>
            </w:pPr>
          </w:p>
          <w:p w14:paraId="69719E8A" w14:textId="77777777" w:rsidR="00D87DD5" w:rsidRPr="00A646BE" w:rsidRDefault="00D87DD5" w:rsidP="00571099">
            <w:pPr>
              <w:spacing w:after="0" w:line="0" w:lineRule="atLeast"/>
              <w:rPr>
                <w:rFonts w:asciiTheme="minorHAnsi" w:hAnsiTheme="minorHAnsi" w:cstheme="minorHAnsi"/>
                <w:b/>
                <w:bCs/>
              </w:rPr>
            </w:pPr>
            <w:r w:rsidRPr="00A646BE">
              <w:rPr>
                <w:rFonts w:asciiTheme="minorHAnsi" w:hAnsiTheme="minorHAnsi" w:cstheme="minorHAnsi"/>
                <w:b/>
                <w:bCs/>
              </w:rPr>
              <w:t>2.Revisit</w:t>
            </w:r>
          </w:p>
          <w:p w14:paraId="46DC1575" w14:textId="77777777" w:rsidR="00D87DD5" w:rsidRPr="00A646BE" w:rsidRDefault="00D87DD5" w:rsidP="00571099">
            <w:pPr>
              <w:spacing w:after="0" w:line="0" w:lineRule="atLeast"/>
              <w:rPr>
                <w:rFonts w:asciiTheme="minorHAnsi" w:hAnsiTheme="minorHAnsi" w:cstheme="minorHAnsi"/>
                <w:b/>
                <w:bCs/>
              </w:rPr>
            </w:pPr>
            <w:r w:rsidRPr="00A646BE">
              <w:rPr>
                <w:rFonts w:asciiTheme="minorHAnsi" w:hAnsiTheme="minorHAnsi" w:cstheme="minorHAnsi"/>
                <w:b/>
                <w:bCs/>
              </w:rPr>
              <w:t>By Visit</w:t>
            </w:r>
            <w:r w:rsidRPr="00A646BE">
              <w:rPr>
                <w:rFonts w:asciiTheme="minorHAnsi" w:hAnsiTheme="minorHAnsi" w:cstheme="minorHAnsi"/>
              </w:rPr>
              <w:t xml:space="preserve"> -FSE visits the Merchant location for setting up the POS Terminal. Merchant asks FSE to visit later because of some reason – Merchant not available, N/W not available. FSE updates the below given fields on the Mobile App. </w:t>
            </w:r>
          </w:p>
          <w:p w14:paraId="043016FA" w14:textId="77777777" w:rsidR="00D87DD5" w:rsidRPr="00A646BE" w:rsidRDefault="00D87DD5" w:rsidP="00571099">
            <w:pPr>
              <w:spacing w:after="0" w:line="0" w:lineRule="atLeast"/>
              <w:rPr>
                <w:rFonts w:asciiTheme="minorHAnsi" w:hAnsiTheme="minorHAnsi" w:cstheme="minorHAnsi"/>
              </w:rPr>
            </w:pPr>
          </w:p>
          <w:p w14:paraId="43EE36C2" w14:textId="77777777" w:rsidR="00D87DD5" w:rsidRPr="00A646BE" w:rsidRDefault="00D87DD5" w:rsidP="00571099">
            <w:pPr>
              <w:spacing w:after="0" w:line="0" w:lineRule="atLeast"/>
              <w:rPr>
                <w:rFonts w:asciiTheme="minorHAnsi" w:hAnsiTheme="minorHAnsi" w:cstheme="minorHAnsi"/>
                <w:b/>
                <w:bCs/>
              </w:rPr>
            </w:pPr>
            <w:r w:rsidRPr="00A646BE">
              <w:rPr>
                <w:rFonts w:asciiTheme="minorHAnsi" w:hAnsiTheme="minorHAnsi" w:cstheme="minorHAnsi"/>
                <w:b/>
                <w:bCs/>
              </w:rPr>
              <w:t>Case Details</w:t>
            </w:r>
          </w:p>
          <w:p w14:paraId="24B78453"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Calling date - Attended Date</w:t>
            </w:r>
          </w:p>
          <w:p w14:paraId="2F5C2172"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Called by - Attended by</w:t>
            </w:r>
          </w:p>
          <w:p w14:paraId="7C7BDC37" w14:textId="1970904A"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Contact Person name – M</w:t>
            </w:r>
            <w:r w:rsidR="00C56A25" w:rsidRPr="00A646BE">
              <w:rPr>
                <w:rFonts w:asciiTheme="minorHAnsi" w:hAnsiTheme="minorHAnsi" w:cstheme="minorHAnsi"/>
              </w:rPr>
              <w:t>E</w:t>
            </w:r>
            <w:r w:rsidRPr="00A646BE">
              <w:rPr>
                <w:rFonts w:asciiTheme="minorHAnsi" w:hAnsiTheme="minorHAnsi" w:cstheme="minorHAnsi"/>
              </w:rPr>
              <w:t xml:space="preserve"> Contact Person</w:t>
            </w:r>
          </w:p>
          <w:p w14:paraId="36BC26F6" w14:textId="6ADCDF15"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Contact Person number - M</w:t>
            </w:r>
            <w:r w:rsidR="00C56A25" w:rsidRPr="00A646BE">
              <w:rPr>
                <w:rFonts w:asciiTheme="minorHAnsi" w:hAnsiTheme="minorHAnsi" w:cstheme="minorHAnsi"/>
              </w:rPr>
              <w:t>E</w:t>
            </w:r>
            <w:r w:rsidRPr="00A646BE">
              <w:rPr>
                <w:rFonts w:asciiTheme="minorHAnsi" w:hAnsiTheme="minorHAnsi" w:cstheme="minorHAnsi"/>
              </w:rPr>
              <w:t xml:space="preserve"> Contact Person’s Contact Number</w:t>
            </w:r>
          </w:p>
          <w:p w14:paraId="6B2F844E"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Outlet Pics</w:t>
            </w:r>
          </w:p>
          <w:p w14:paraId="18F3957B"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Job card pics</w:t>
            </w:r>
          </w:p>
          <w:p w14:paraId="53BA4DF3"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 xml:space="preserve">Audio file </w:t>
            </w:r>
          </w:p>
          <w:p w14:paraId="5ADA9A55" w14:textId="77777777" w:rsidR="00D56A7A" w:rsidRPr="00A646BE" w:rsidRDefault="00D56A7A" w:rsidP="00571099">
            <w:pPr>
              <w:spacing w:after="0" w:line="0" w:lineRule="atLeast"/>
              <w:rPr>
                <w:rFonts w:asciiTheme="minorHAnsi" w:hAnsiTheme="minorHAnsi" w:cstheme="minorHAnsi"/>
              </w:rPr>
            </w:pPr>
          </w:p>
          <w:p w14:paraId="1F00B09A" w14:textId="16050D44" w:rsidR="00D87DD5" w:rsidRPr="00A646BE" w:rsidRDefault="00D87DD5" w:rsidP="00571099">
            <w:pPr>
              <w:spacing w:after="0" w:line="0" w:lineRule="atLeast"/>
              <w:rPr>
                <w:rFonts w:asciiTheme="minorHAnsi" w:hAnsiTheme="minorHAnsi" w:cstheme="minorHAnsi"/>
                <w:b/>
                <w:bCs/>
              </w:rPr>
            </w:pPr>
            <w:r w:rsidRPr="00A646BE">
              <w:rPr>
                <w:rFonts w:asciiTheme="minorHAnsi" w:hAnsiTheme="minorHAnsi" w:cstheme="minorHAnsi"/>
                <w:b/>
                <w:bCs/>
              </w:rPr>
              <w:t>Case Remarks</w:t>
            </w:r>
            <w:r w:rsidRPr="00A646BE">
              <w:rPr>
                <w:rFonts w:asciiTheme="minorHAnsi" w:hAnsiTheme="minorHAnsi" w:cstheme="minorHAnsi"/>
                <w:b/>
                <w:bCs/>
              </w:rPr>
              <w:tab/>
            </w:r>
          </w:p>
          <w:p w14:paraId="7883C74D" w14:textId="77777777" w:rsidR="00D87DD5" w:rsidRPr="00A646BE" w:rsidRDefault="00D87DD5" w:rsidP="00571099">
            <w:pPr>
              <w:pStyle w:val="ListParagraph"/>
              <w:numPr>
                <w:ilvl w:val="0"/>
                <w:numId w:val="55"/>
              </w:numPr>
              <w:spacing w:after="0" w:line="0" w:lineRule="atLeast"/>
              <w:jc w:val="left"/>
              <w:rPr>
                <w:rFonts w:asciiTheme="minorHAnsi" w:hAnsiTheme="minorHAnsi" w:cstheme="minorHAnsi"/>
              </w:rPr>
            </w:pPr>
            <w:r w:rsidRPr="00A646BE">
              <w:rPr>
                <w:rFonts w:asciiTheme="minorHAnsi" w:hAnsiTheme="minorHAnsi" w:cstheme="minorHAnsi"/>
              </w:rPr>
              <w:t>Problem Found</w:t>
            </w:r>
          </w:p>
          <w:p w14:paraId="7281E07D" w14:textId="77777777" w:rsidR="00D87DD5" w:rsidRPr="00A646BE" w:rsidRDefault="00D87DD5" w:rsidP="00571099">
            <w:pPr>
              <w:pStyle w:val="ListParagraph"/>
              <w:numPr>
                <w:ilvl w:val="0"/>
                <w:numId w:val="55"/>
              </w:numPr>
              <w:spacing w:after="0" w:line="0" w:lineRule="atLeast"/>
              <w:jc w:val="left"/>
              <w:rPr>
                <w:rFonts w:asciiTheme="minorHAnsi" w:hAnsiTheme="minorHAnsi" w:cstheme="minorHAnsi"/>
              </w:rPr>
            </w:pPr>
            <w:r w:rsidRPr="00A646BE">
              <w:rPr>
                <w:rFonts w:asciiTheme="minorHAnsi" w:hAnsiTheme="minorHAnsi" w:cstheme="minorHAnsi"/>
              </w:rPr>
              <w:t>Action taken/ Case Remarks</w:t>
            </w:r>
          </w:p>
          <w:p w14:paraId="7B8DFDA3" w14:textId="77777777" w:rsidR="00D87DD5" w:rsidRPr="00A646BE" w:rsidRDefault="00D87DD5" w:rsidP="00571099">
            <w:pPr>
              <w:pStyle w:val="ListParagraph"/>
              <w:numPr>
                <w:ilvl w:val="0"/>
                <w:numId w:val="55"/>
              </w:numPr>
              <w:spacing w:after="0" w:line="0" w:lineRule="atLeast"/>
              <w:jc w:val="left"/>
              <w:rPr>
                <w:rFonts w:asciiTheme="minorHAnsi" w:hAnsiTheme="minorHAnsi" w:cstheme="minorHAnsi"/>
              </w:rPr>
            </w:pPr>
            <w:r w:rsidRPr="00A646BE">
              <w:rPr>
                <w:rFonts w:asciiTheme="minorHAnsi" w:hAnsiTheme="minorHAnsi" w:cstheme="minorHAnsi"/>
              </w:rPr>
              <w:t>ME Terminal already working fine?</w:t>
            </w:r>
          </w:p>
          <w:p w14:paraId="11485B84" w14:textId="77777777" w:rsidR="00D87DD5" w:rsidRPr="00A646BE" w:rsidRDefault="00D87DD5" w:rsidP="00571099">
            <w:pPr>
              <w:pStyle w:val="ListParagraph"/>
              <w:numPr>
                <w:ilvl w:val="0"/>
                <w:numId w:val="55"/>
              </w:numPr>
              <w:spacing w:after="0" w:line="0" w:lineRule="atLeast"/>
              <w:jc w:val="left"/>
              <w:rPr>
                <w:rFonts w:asciiTheme="minorHAnsi" w:hAnsiTheme="minorHAnsi" w:cstheme="minorHAnsi"/>
              </w:rPr>
            </w:pPr>
            <w:r w:rsidRPr="00A646BE">
              <w:rPr>
                <w:rFonts w:asciiTheme="minorHAnsi" w:hAnsiTheme="minorHAnsi" w:cstheme="minorHAnsi"/>
              </w:rPr>
              <w:lastRenderedPageBreak/>
              <w:t>Revisit Category</w:t>
            </w:r>
          </w:p>
          <w:p w14:paraId="1FEB8FD3" w14:textId="77777777" w:rsidR="00D87DD5" w:rsidRPr="00A646BE" w:rsidRDefault="00D87DD5" w:rsidP="00571099">
            <w:pPr>
              <w:pStyle w:val="ListParagraph"/>
              <w:numPr>
                <w:ilvl w:val="0"/>
                <w:numId w:val="55"/>
              </w:numPr>
              <w:spacing w:after="0" w:line="0" w:lineRule="atLeast"/>
              <w:jc w:val="left"/>
              <w:rPr>
                <w:rFonts w:asciiTheme="minorHAnsi" w:hAnsiTheme="minorHAnsi" w:cstheme="minorHAnsi"/>
              </w:rPr>
            </w:pPr>
            <w:r w:rsidRPr="00A646BE">
              <w:rPr>
                <w:rFonts w:asciiTheme="minorHAnsi" w:hAnsiTheme="minorHAnsi" w:cstheme="minorHAnsi"/>
              </w:rPr>
              <w:t>Revisit Date</w:t>
            </w:r>
          </w:p>
          <w:p w14:paraId="2AF96653" w14:textId="77777777" w:rsidR="00D87DD5" w:rsidRPr="00A646BE" w:rsidRDefault="00D87DD5" w:rsidP="00571099">
            <w:pPr>
              <w:pStyle w:val="ListParagraph"/>
              <w:numPr>
                <w:ilvl w:val="0"/>
                <w:numId w:val="55"/>
              </w:numPr>
              <w:spacing w:after="0" w:line="0" w:lineRule="atLeast"/>
              <w:jc w:val="left"/>
              <w:rPr>
                <w:rFonts w:asciiTheme="minorHAnsi" w:hAnsiTheme="minorHAnsi" w:cstheme="minorHAnsi"/>
              </w:rPr>
            </w:pPr>
            <w:r w:rsidRPr="00A646BE">
              <w:rPr>
                <w:rFonts w:asciiTheme="minorHAnsi" w:hAnsiTheme="minorHAnsi" w:cstheme="minorHAnsi"/>
              </w:rPr>
              <w:t>NSTP/ Revisit verified by ?</w:t>
            </w:r>
          </w:p>
          <w:p w14:paraId="3CD73B5F" w14:textId="77777777" w:rsidR="00D87DD5" w:rsidRPr="00A646BE" w:rsidRDefault="00D87DD5" w:rsidP="00571099">
            <w:pPr>
              <w:pStyle w:val="ListParagraph"/>
              <w:numPr>
                <w:ilvl w:val="0"/>
                <w:numId w:val="55"/>
              </w:numPr>
              <w:spacing w:after="0" w:line="0" w:lineRule="atLeast"/>
              <w:jc w:val="left"/>
              <w:rPr>
                <w:rFonts w:asciiTheme="minorHAnsi" w:hAnsiTheme="minorHAnsi" w:cstheme="minorHAnsi"/>
              </w:rPr>
            </w:pPr>
            <w:r w:rsidRPr="00A646BE">
              <w:rPr>
                <w:rFonts w:asciiTheme="minorHAnsi" w:hAnsiTheme="minorHAnsi" w:cstheme="minorHAnsi"/>
              </w:rPr>
              <w:t>ST Number</w:t>
            </w:r>
          </w:p>
          <w:p w14:paraId="280D6E59" w14:textId="77777777" w:rsidR="00D87DD5" w:rsidRPr="00A646BE" w:rsidRDefault="00D87DD5" w:rsidP="00571099">
            <w:pPr>
              <w:pStyle w:val="ListParagraph"/>
              <w:numPr>
                <w:ilvl w:val="0"/>
                <w:numId w:val="55"/>
              </w:numPr>
              <w:spacing w:after="0" w:line="0" w:lineRule="atLeast"/>
              <w:jc w:val="left"/>
              <w:rPr>
                <w:rFonts w:asciiTheme="minorHAnsi" w:hAnsiTheme="minorHAnsi" w:cstheme="minorHAnsi"/>
              </w:rPr>
            </w:pPr>
            <w:r w:rsidRPr="00A646BE">
              <w:rPr>
                <w:rFonts w:asciiTheme="minorHAnsi" w:hAnsiTheme="minorHAnsi" w:cstheme="minorHAnsi"/>
              </w:rPr>
              <w:t>Updation Person</w:t>
            </w:r>
          </w:p>
          <w:p w14:paraId="264F2712" w14:textId="77777777" w:rsidR="00D87DD5" w:rsidRPr="00A646BE" w:rsidRDefault="00D87DD5" w:rsidP="00571099">
            <w:pPr>
              <w:pStyle w:val="ListParagraph"/>
              <w:numPr>
                <w:ilvl w:val="0"/>
                <w:numId w:val="55"/>
              </w:numPr>
              <w:spacing w:after="0" w:line="0" w:lineRule="atLeast"/>
              <w:jc w:val="left"/>
              <w:rPr>
                <w:rFonts w:asciiTheme="minorHAnsi" w:hAnsiTheme="minorHAnsi" w:cstheme="minorHAnsi"/>
              </w:rPr>
            </w:pPr>
            <w:r w:rsidRPr="00A646BE">
              <w:rPr>
                <w:rFonts w:asciiTheme="minorHAnsi" w:hAnsiTheme="minorHAnsi" w:cstheme="minorHAnsi"/>
              </w:rPr>
              <w:t>BATCH PENDING</w:t>
            </w:r>
          </w:p>
          <w:p w14:paraId="459AB61B" w14:textId="77777777" w:rsidR="00D87DD5" w:rsidRPr="00A646BE" w:rsidRDefault="00D87DD5" w:rsidP="00571099">
            <w:pPr>
              <w:spacing w:after="0" w:line="0" w:lineRule="atLeast"/>
              <w:rPr>
                <w:rFonts w:asciiTheme="minorHAnsi" w:hAnsiTheme="minorHAnsi" w:cstheme="minorHAnsi"/>
              </w:rPr>
            </w:pPr>
          </w:p>
          <w:p w14:paraId="5B48F81B" w14:textId="77777777" w:rsidR="00D87DD5" w:rsidRPr="00A646BE" w:rsidRDefault="00D87DD5" w:rsidP="00571099">
            <w:pPr>
              <w:spacing w:after="0" w:line="0" w:lineRule="atLeast"/>
              <w:rPr>
                <w:rFonts w:asciiTheme="minorHAnsi" w:hAnsiTheme="minorHAnsi" w:cstheme="minorHAnsi"/>
                <w:b/>
                <w:bCs/>
              </w:rPr>
            </w:pPr>
            <w:r w:rsidRPr="00A646BE">
              <w:rPr>
                <w:rFonts w:asciiTheme="minorHAnsi" w:hAnsiTheme="minorHAnsi" w:cstheme="minorHAnsi"/>
                <w:b/>
                <w:bCs/>
              </w:rPr>
              <w:t xml:space="preserve">Asset Details: </w:t>
            </w:r>
          </w:p>
          <w:p w14:paraId="19631CE5" w14:textId="77777777" w:rsidR="00D87DD5" w:rsidRPr="00A646BE" w:rsidRDefault="00D87DD5" w:rsidP="00571099">
            <w:pPr>
              <w:spacing w:after="0" w:line="0" w:lineRule="atLeast"/>
              <w:rPr>
                <w:rFonts w:asciiTheme="minorHAnsi" w:hAnsiTheme="minorHAnsi" w:cstheme="minorHAnsi"/>
                <w:b/>
                <w:bCs/>
              </w:rPr>
            </w:pPr>
            <w:r w:rsidRPr="00A646BE">
              <w:rPr>
                <w:rFonts w:asciiTheme="minorHAnsi" w:hAnsiTheme="minorHAnsi" w:cstheme="minorHAnsi"/>
                <w:b/>
                <w:bCs/>
              </w:rPr>
              <w:t>At ME Place</w:t>
            </w:r>
          </w:p>
          <w:p w14:paraId="0A58450D"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Terminal Model - model of terminal installed@ME</w:t>
            </w:r>
          </w:p>
          <w:p w14:paraId="775DBE9D"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Terminal S/N - serial number of terminal installed@ME (Faulty/uninstalled terminal)</w:t>
            </w:r>
          </w:p>
          <w:p w14:paraId="62668465"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SIM Service Provider - Service Provider of Installed SIM</w:t>
            </w:r>
          </w:p>
          <w:p w14:paraId="11F1FE2C"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SIM S/N - Serial number of installed SIM</w:t>
            </w:r>
          </w:p>
          <w:p w14:paraId="0BB08B8B" w14:textId="77777777" w:rsidR="00D87DD5" w:rsidRPr="00A646BE" w:rsidRDefault="00D87DD5" w:rsidP="00571099">
            <w:pPr>
              <w:spacing w:after="0" w:line="0" w:lineRule="atLeast"/>
              <w:rPr>
                <w:rFonts w:asciiTheme="minorHAnsi" w:hAnsiTheme="minorHAnsi" w:cstheme="minorHAnsi"/>
                <w:b/>
                <w:bCs/>
              </w:rPr>
            </w:pPr>
          </w:p>
          <w:p w14:paraId="0EE617C2" w14:textId="77777777" w:rsidR="00D87DD5" w:rsidRPr="00A646BE" w:rsidRDefault="00D87DD5" w:rsidP="00571099">
            <w:pPr>
              <w:spacing w:after="0" w:line="0" w:lineRule="atLeast"/>
              <w:rPr>
                <w:rFonts w:asciiTheme="minorHAnsi" w:hAnsiTheme="minorHAnsi" w:cstheme="minorHAnsi"/>
                <w:b/>
                <w:bCs/>
              </w:rPr>
            </w:pPr>
            <w:r w:rsidRPr="00A646BE">
              <w:rPr>
                <w:rFonts w:asciiTheme="minorHAnsi" w:hAnsiTheme="minorHAnsi" w:cstheme="minorHAnsi"/>
                <w:b/>
                <w:bCs/>
              </w:rPr>
              <w:t>Received from ME</w:t>
            </w:r>
          </w:p>
          <w:p w14:paraId="2C2A3329"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Terminal Model - model of terminal received from ME</w:t>
            </w:r>
          </w:p>
          <w:p w14:paraId="69F982E2"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Terminal S/N - serial number of terminal received from ME</w:t>
            </w:r>
          </w:p>
          <w:p w14:paraId="241F13E3"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SIM Service Provider - Service Provider of received SIM</w:t>
            </w:r>
          </w:p>
          <w:p w14:paraId="574AA1A3"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SIM S/N - Serial number of received SIM</w:t>
            </w:r>
          </w:p>
          <w:p w14:paraId="6527D091" w14:textId="77777777" w:rsidR="00D87DD5" w:rsidRPr="00A646BE" w:rsidRDefault="00D87DD5" w:rsidP="00571099">
            <w:pPr>
              <w:spacing w:after="0" w:line="0" w:lineRule="atLeast"/>
              <w:rPr>
                <w:rFonts w:asciiTheme="minorHAnsi" w:hAnsiTheme="minorHAnsi" w:cstheme="minorHAnsi"/>
              </w:rPr>
            </w:pPr>
          </w:p>
          <w:p w14:paraId="43792929" w14:textId="77777777" w:rsidR="00D87DD5" w:rsidRPr="00A646BE" w:rsidRDefault="00D87DD5" w:rsidP="00571099">
            <w:pPr>
              <w:spacing w:after="0" w:line="0" w:lineRule="atLeast"/>
              <w:rPr>
                <w:rFonts w:asciiTheme="minorHAnsi" w:hAnsiTheme="minorHAnsi" w:cstheme="minorHAnsi"/>
                <w:b/>
                <w:bCs/>
              </w:rPr>
            </w:pPr>
            <w:r w:rsidRPr="00A646BE">
              <w:rPr>
                <w:rFonts w:asciiTheme="minorHAnsi" w:hAnsiTheme="minorHAnsi" w:cstheme="minorHAnsi"/>
                <w:b/>
                <w:bCs/>
              </w:rPr>
              <w:t>By Phone</w:t>
            </w:r>
            <w:r w:rsidRPr="00A646BE">
              <w:rPr>
                <w:rFonts w:asciiTheme="minorHAnsi" w:hAnsiTheme="minorHAnsi" w:cstheme="minorHAnsi"/>
              </w:rPr>
              <w:t xml:space="preserve"> - FSE calls Merchant to check Merchant’s availability. Merchant asks FSE to visit later because of some reason – Merchant not available or busy. FSE updates the below given fields on the Mobile App. </w:t>
            </w:r>
          </w:p>
          <w:p w14:paraId="1A2CE59C" w14:textId="77777777" w:rsidR="00D87DD5" w:rsidRPr="00A646BE" w:rsidRDefault="00D87DD5" w:rsidP="00571099">
            <w:pPr>
              <w:spacing w:after="0" w:line="0" w:lineRule="atLeast"/>
              <w:rPr>
                <w:rFonts w:asciiTheme="minorHAnsi" w:hAnsiTheme="minorHAnsi" w:cstheme="minorHAnsi"/>
                <w:b/>
                <w:bCs/>
              </w:rPr>
            </w:pPr>
            <w:r w:rsidRPr="00A646BE">
              <w:rPr>
                <w:rFonts w:asciiTheme="minorHAnsi" w:hAnsiTheme="minorHAnsi" w:cstheme="minorHAnsi"/>
              </w:rPr>
              <w:t xml:space="preserve"> </w:t>
            </w:r>
          </w:p>
          <w:p w14:paraId="477151BC" w14:textId="77777777" w:rsidR="00D87DD5" w:rsidRPr="00A646BE" w:rsidRDefault="00D87DD5" w:rsidP="00571099">
            <w:pPr>
              <w:spacing w:after="0" w:line="0" w:lineRule="atLeast"/>
              <w:rPr>
                <w:rFonts w:asciiTheme="minorHAnsi" w:hAnsiTheme="minorHAnsi" w:cstheme="minorHAnsi"/>
                <w:b/>
                <w:bCs/>
              </w:rPr>
            </w:pPr>
            <w:r w:rsidRPr="00A646BE">
              <w:rPr>
                <w:rFonts w:asciiTheme="minorHAnsi" w:hAnsiTheme="minorHAnsi" w:cstheme="minorHAnsi"/>
                <w:b/>
                <w:bCs/>
              </w:rPr>
              <w:t>Case Details</w:t>
            </w:r>
          </w:p>
          <w:p w14:paraId="61597EC0"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Calling date - Attended Date</w:t>
            </w:r>
          </w:p>
          <w:p w14:paraId="41606357"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Called by - Attended by</w:t>
            </w:r>
          </w:p>
          <w:p w14:paraId="29CFE769" w14:textId="124C3D2F"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 xml:space="preserve">Contact Person name – </w:t>
            </w:r>
            <w:r w:rsidR="00DA0AAF" w:rsidRPr="00A646BE">
              <w:rPr>
                <w:rFonts w:asciiTheme="minorHAnsi" w:hAnsiTheme="minorHAnsi" w:cstheme="minorHAnsi"/>
              </w:rPr>
              <w:t xml:space="preserve">ME </w:t>
            </w:r>
            <w:r w:rsidRPr="00A646BE">
              <w:rPr>
                <w:rFonts w:asciiTheme="minorHAnsi" w:hAnsiTheme="minorHAnsi" w:cstheme="minorHAnsi"/>
              </w:rPr>
              <w:t>Contact Person</w:t>
            </w:r>
          </w:p>
          <w:p w14:paraId="27ED62B7" w14:textId="080B0D8C"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 xml:space="preserve">Contact Person number - </w:t>
            </w:r>
            <w:r w:rsidR="00DA0AAF" w:rsidRPr="00A646BE">
              <w:rPr>
                <w:rFonts w:asciiTheme="minorHAnsi" w:hAnsiTheme="minorHAnsi" w:cstheme="minorHAnsi"/>
              </w:rPr>
              <w:t xml:space="preserve">ME </w:t>
            </w:r>
            <w:r w:rsidRPr="00A646BE">
              <w:rPr>
                <w:rFonts w:asciiTheme="minorHAnsi" w:hAnsiTheme="minorHAnsi" w:cstheme="minorHAnsi"/>
              </w:rPr>
              <w:t>Contact Person’s Contact Number</w:t>
            </w:r>
          </w:p>
          <w:p w14:paraId="58F0C977"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Updation Person - Team Lead</w:t>
            </w:r>
          </w:p>
          <w:p w14:paraId="286DC2E8" w14:textId="77777777" w:rsidR="00D87DD5" w:rsidRPr="00A646BE" w:rsidRDefault="00D87DD5" w:rsidP="00571099">
            <w:pPr>
              <w:spacing w:after="0" w:line="0" w:lineRule="atLeast"/>
              <w:rPr>
                <w:rFonts w:asciiTheme="minorHAnsi" w:hAnsiTheme="minorHAnsi" w:cstheme="minorHAnsi"/>
              </w:rPr>
            </w:pPr>
          </w:p>
          <w:p w14:paraId="15DB0E9B" w14:textId="77777777" w:rsidR="00D87DD5" w:rsidRPr="00A646BE" w:rsidRDefault="00D87DD5" w:rsidP="00571099">
            <w:pPr>
              <w:spacing w:after="0" w:line="0" w:lineRule="atLeast"/>
              <w:rPr>
                <w:rFonts w:asciiTheme="minorHAnsi" w:hAnsiTheme="minorHAnsi" w:cstheme="minorHAnsi"/>
                <w:b/>
                <w:bCs/>
              </w:rPr>
            </w:pPr>
            <w:r w:rsidRPr="00A646BE">
              <w:rPr>
                <w:rFonts w:asciiTheme="minorHAnsi" w:hAnsiTheme="minorHAnsi" w:cstheme="minorHAnsi"/>
                <w:b/>
                <w:bCs/>
              </w:rPr>
              <w:t>Case Remarks</w:t>
            </w:r>
            <w:r w:rsidRPr="00A646BE">
              <w:rPr>
                <w:rFonts w:asciiTheme="minorHAnsi" w:hAnsiTheme="minorHAnsi" w:cstheme="minorHAnsi"/>
                <w:b/>
                <w:bCs/>
              </w:rPr>
              <w:tab/>
            </w:r>
          </w:p>
          <w:p w14:paraId="0FCC1F5C" w14:textId="77777777" w:rsidR="00D87DD5" w:rsidRPr="00A646BE" w:rsidRDefault="00D87DD5" w:rsidP="00571099">
            <w:pPr>
              <w:pStyle w:val="ListParagraph"/>
              <w:numPr>
                <w:ilvl w:val="0"/>
                <w:numId w:val="48"/>
              </w:numPr>
              <w:spacing w:after="0" w:line="0" w:lineRule="atLeast"/>
              <w:ind w:left="720"/>
              <w:jc w:val="left"/>
              <w:rPr>
                <w:rFonts w:asciiTheme="minorHAnsi" w:hAnsiTheme="minorHAnsi" w:cstheme="minorHAnsi"/>
              </w:rPr>
            </w:pPr>
            <w:r w:rsidRPr="00A646BE">
              <w:rPr>
                <w:rFonts w:asciiTheme="minorHAnsi" w:hAnsiTheme="minorHAnsi" w:cstheme="minorHAnsi"/>
              </w:rPr>
              <w:t>Case Remarks</w:t>
            </w:r>
          </w:p>
          <w:p w14:paraId="24DBD81A" w14:textId="77777777" w:rsidR="00D87DD5" w:rsidRPr="00A646BE" w:rsidRDefault="00D87DD5" w:rsidP="00571099">
            <w:pPr>
              <w:pStyle w:val="ListParagraph"/>
              <w:numPr>
                <w:ilvl w:val="0"/>
                <w:numId w:val="48"/>
              </w:numPr>
              <w:spacing w:after="0" w:line="0" w:lineRule="atLeast"/>
              <w:ind w:left="720"/>
              <w:jc w:val="left"/>
              <w:rPr>
                <w:rFonts w:asciiTheme="minorHAnsi" w:hAnsiTheme="minorHAnsi" w:cstheme="minorHAnsi"/>
              </w:rPr>
            </w:pPr>
            <w:r w:rsidRPr="00A646BE">
              <w:rPr>
                <w:rFonts w:asciiTheme="minorHAnsi" w:hAnsiTheme="minorHAnsi" w:cstheme="minorHAnsi"/>
              </w:rPr>
              <w:t>Revisit Category</w:t>
            </w:r>
          </w:p>
          <w:p w14:paraId="20FE2275" w14:textId="77777777" w:rsidR="00D87DD5" w:rsidRPr="00A646BE" w:rsidRDefault="00D87DD5" w:rsidP="00571099">
            <w:pPr>
              <w:pStyle w:val="ListParagraph"/>
              <w:numPr>
                <w:ilvl w:val="0"/>
                <w:numId w:val="48"/>
              </w:numPr>
              <w:spacing w:after="0" w:line="0" w:lineRule="atLeast"/>
              <w:ind w:left="720"/>
              <w:jc w:val="left"/>
              <w:rPr>
                <w:rFonts w:asciiTheme="minorHAnsi" w:hAnsiTheme="minorHAnsi" w:cstheme="minorHAnsi"/>
              </w:rPr>
            </w:pPr>
            <w:r w:rsidRPr="00A646BE">
              <w:rPr>
                <w:rFonts w:asciiTheme="minorHAnsi" w:hAnsiTheme="minorHAnsi" w:cstheme="minorHAnsi"/>
              </w:rPr>
              <w:t>Revisit Date</w:t>
            </w:r>
          </w:p>
          <w:p w14:paraId="507CA125" w14:textId="77777777" w:rsidR="00D87DD5" w:rsidRPr="00A646BE" w:rsidRDefault="00D87DD5" w:rsidP="00571099">
            <w:pPr>
              <w:pStyle w:val="ListParagraph"/>
              <w:numPr>
                <w:ilvl w:val="0"/>
                <w:numId w:val="48"/>
              </w:numPr>
              <w:spacing w:after="0" w:line="0" w:lineRule="atLeast"/>
              <w:ind w:left="720"/>
              <w:jc w:val="left"/>
              <w:rPr>
                <w:rFonts w:asciiTheme="minorHAnsi" w:hAnsiTheme="minorHAnsi" w:cstheme="minorHAnsi"/>
              </w:rPr>
            </w:pPr>
            <w:r w:rsidRPr="00A646BE">
              <w:rPr>
                <w:rFonts w:asciiTheme="minorHAnsi" w:hAnsiTheme="minorHAnsi" w:cstheme="minorHAnsi"/>
              </w:rPr>
              <w:t>NSTP/ Revisit verified by ?</w:t>
            </w:r>
          </w:p>
          <w:p w14:paraId="583EDC96" w14:textId="77777777" w:rsidR="00D87DD5" w:rsidRPr="00A646BE" w:rsidRDefault="00D87DD5" w:rsidP="00571099">
            <w:pPr>
              <w:pStyle w:val="ListParagraph"/>
              <w:numPr>
                <w:ilvl w:val="0"/>
                <w:numId w:val="48"/>
              </w:numPr>
              <w:spacing w:after="0" w:line="0" w:lineRule="atLeast"/>
              <w:ind w:left="720"/>
              <w:jc w:val="left"/>
              <w:rPr>
                <w:rFonts w:asciiTheme="minorHAnsi" w:hAnsiTheme="minorHAnsi" w:cstheme="minorHAnsi"/>
              </w:rPr>
            </w:pPr>
            <w:r w:rsidRPr="00A646BE">
              <w:rPr>
                <w:rFonts w:asciiTheme="minorHAnsi" w:hAnsiTheme="minorHAnsi" w:cstheme="minorHAnsi"/>
              </w:rPr>
              <w:t>Audio File – attach more than 1</w:t>
            </w:r>
          </w:p>
          <w:p w14:paraId="7EA13FA7" w14:textId="77777777" w:rsidR="00D87DD5" w:rsidRPr="00A646BE" w:rsidRDefault="00D87DD5" w:rsidP="00571099">
            <w:pPr>
              <w:pStyle w:val="ListParagraph"/>
              <w:numPr>
                <w:ilvl w:val="0"/>
                <w:numId w:val="48"/>
              </w:numPr>
              <w:spacing w:after="0" w:line="0" w:lineRule="atLeast"/>
              <w:ind w:left="720"/>
              <w:jc w:val="left"/>
              <w:rPr>
                <w:rFonts w:asciiTheme="minorHAnsi" w:hAnsiTheme="minorHAnsi" w:cstheme="minorHAnsi"/>
              </w:rPr>
            </w:pPr>
            <w:r w:rsidRPr="00A646BE">
              <w:rPr>
                <w:rFonts w:asciiTheme="minorHAnsi" w:hAnsiTheme="minorHAnsi" w:cstheme="minorHAnsi"/>
              </w:rPr>
              <w:t>Case Feedback</w:t>
            </w:r>
          </w:p>
          <w:p w14:paraId="0B13EFB8" w14:textId="77777777" w:rsidR="00D87DD5" w:rsidRPr="00A646BE" w:rsidRDefault="00D87DD5" w:rsidP="00571099">
            <w:pPr>
              <w:spacing w:after="0" w:line="0" w:lineRule="atLeast"/>
              <w:rPr>
                <w:rFonts w:asciiTheme="minorHAnsi" w:hAnsiTheme="minorHAnsi" w:cstheme="minorHAnsi"/>
              </w:rPr>
            </w:pPr>
          </w:p>
          <w:p w14:paraId="16E017AD" w14:textId="77777777" w:rsidR="00D87DD5" w:rsidRPr="00A646BE" w:rsidRDefault="00D87DD5" w:rsidP="00571099">
            <w:pPr>
              <w:spacing w:after="0" w:line="0" w:lineRule="atLeast"/>
              <w:rPr>
                <w:rFonts w:asciiTheme="minorHAnsi" w:hAnsiTheme="minorHAnsi" w:cstheme="minorHAnsi"/>
                <w:b/>
                <w:bCs/>
              </w:rPr>
            </w:pPr>
            <w:r w:rsidRPr="00A646BE">
              <w:rPr>
                <w:rFonts w:asciiTheme="minorHAnsi" w:hAnsiTheme="minorHAnsi" w:cstheme="minorHAnsi"/>
                <w:b/>
                <w:bCs/>
              </w:rPr>
              <w:t xml:space="preserve">Asset Details: </w:t>
            </w:r>
          </w:p>
          <w:p w14:paraId="2DF8F34F"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Deactivated</w:t>
            </w:r>
          </w:p>
          <w:p w14:paraId="429ADEAA" w14:textId="77777777" w:rsidR="00D87DD5" w:rsidRPr="00A646BE" w:rsidRDefault="00D87DD5" w:rsidP="00571099">
            <w:pPr>
              <w:spacing w:after="0" w:line="0" w:lineRule="atLeast"/>
              <w:rPr>
                <w:rFonts w:asciiTheme="minorHAnsi" w:hAnsiTheme="minorHAnsi" w:cstheme="minorHAnsi"/>
              </w:rPr>
            </w:pPr>
          </w:p>
          <w:p w14:paraId="4A5CE5BE" w14:textId="77777777" w:rsidR="00D87DD5" w:rsidRPr="00A646BE" w:rsidRDefault="00D87DD5" w:rsidP="00571099">
            <w:pPr>
              <w:spacing w:after="0" w:line="0" w:lineRule="atLeast"/>
              <w:rPr>
                <w:rFonts w:asciiTheme="minorHAnsi" w:hAnsiTheme="minorHAnsi" w:cstheme="minorHAnsi"/>
                <w:b/>
                <w:bCs/>
              </w:rPr>
            </w:pPr>
            <w:r w:rsidRPr="00A646BE">
              <w:rPr>
                <w:rFonts w:asciiTheme="minorHAnsi" w:hAnsiTheme="minorHAnsi" w:cstheme="minorHAnsi"/>
                <w:b/>
                <w:bCs/>
              </w:rPr>
              <w:t>3.NSTP (Refusal from merchant)</w:t>
            </w:r>
          </w:p>
          <w:p w14:paraId="68E67686" w14:textId="77777777" w:rsidR="00D87DD5" w:rsidRPr="00A646BE" w:rsidRDefault="00D87DD5" w:rsidP="00571099">
            <w:pPr>
              <w:spacing w:after="0" w:line="0" w:lineRule="atLeast"/>
              <w:rPr>
                <w:rFonts w:asciiTheme="minorHAnsi" w:hAnsiTheme="minorHAnsi" w:cstheme="minorHAnsi"/>
              </w:rPr>
            </w:pPr>
            <w:r w:rsidRPr="00A646BE">
              <w:rPr>
                <w:rFonts w:asciiTheme="minorHAnsi" w:hAnsiTheme="minorHAnsi" w:cstheme="minorHAnsi"/>
                <w:b/>
                <w:bCs/>
              </w:rPr>
              <w:t>By Phone</w:t>
            </w:r>
            <w:r w:rsidRPr="00A646BE">
              <w:rPr>
                <w:rFonts w:asciiTheme="minorHAnsi" w:hAnsiTheme="minorHAnsi" w:cstheme="minorHAnsi"/>
              </w:rPr>
              <w:t xml:space="preserve"> - FSE calls Merchant to check Merchant’s availability. Merchant refuses to cooperate for the servicing the Service Call request. FSE has to update the below given fields</w:t>
            </w:r>
          </w:p>
          <w:p w14:paraId="6C5DDDFA" w14:textId="77777777" w:rsidR="00D87DD5" w:rsidRPr="00A646BE" w:rsidRDefault="00D87DD5" w:rsidP="00571099">
            <w:pPr>
              <w:spacing w:after="0" w:line="0" w:lineRule="atLeast"/>
              <w:rPr>
                <w:rFonts w:asciiTheme="minorHAnsi" w:hAnsiTheme="minorHAnsi" w:cstheme="minorHAnsi"/>
                <w:b/>
                <w:bCs/>
              </w:rPr>
            </w:pPr>
            <w:r w:rsidRPr="00A646BE">
              <w:rPr>
                <w:rFonts w:asciiTheme="minorHAnsi" w:hAnsiTheme="minorHAnsi" w:cstheme="minorHAnsi"/>
                <w:b/>
                <w:bCs/>
              </w:rPr>
              <w:t>Case Details</w:t>
            </w:r>
          </w:p>
          <w:p w14:paraId="68199DDA"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Calling date - Attended Date</w:t>
            </w:r>
          </w:p>
          <w:p w14:paraId="39C9B2E6"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Called by - Attended by</w:t>
            </w:r>
          </w:p>
          <w:p w14:paraId="09E10151" w14:textId="225C00D2"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 xml:space="preserve">Contact Person name – </w:t>
            </w:r>
            <w:r w:rsidR="00DA0AAF" w:rsidRPr="00A646BE">
              <w:rPr>
                <w:rFonts w:asciiTheme="minorHAnsi" w:hAnsiTheme="minorHAnsi" w:cstheme="minorHAnsi"/>
              </w:rPr>
              <w:t xml:space="preserve">ME </w:t>
            </w:r>
            <w:r w:rsidRPr="00A646BE">
              <w:rPr>
                <w:rFonts w:asciiTheme="minorHAnsi" w:hAnsiTheme="minorHAnsi" w:cstheme="minorHAnsi"/>
              </w:rPr>
              <w:t>Contact Person</w:t>
            </w:r>
          </w:p>
          <w:p w14:paraId="17FC3926" w14:textId="73153EDC"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 xml:space="preserve">Contact Person number - </w:t>
            </w:r>
            <w:r w:rsidR="00DA0AAF" w:rsidRPr="00A646BE">
              <w:rPr>
                <w:rFonts w:asciiTheme="minorHAnsi" w:hAnsiTheme="minorHAnsi" w:cstheme="minorHAnsi"/>
              </w:rPr>
              <w:t xml:space="preserve">ME </w:t>
            </w:r>
            <w:r w:rsidRPr="00A646BE">
              <w:rPr>
                <w:rFonts w:asciiTheme="minorHAnsi" w:hAnsiTheme="minorHAnsi" w:cstheme="minorHAnsi"/>
              </w:rPr>
              <w:t>Contact Person’s Contact Number</w:t>
            </w:r>
          </w:p>
          <w:p w14:paraId="42292D8A" w14:textId="77777777" w:rsidR="00D87DD5" w:rsidRPr="00A646BE" w:rsidRDefault="00D87DD5" w:rsidP="00571099">
            <w:pPr>
              <w:spacing w:after="0" w:line="0" w:lineRule="atLeast"/>
              <w:rPr>
                <w:rFonts w:asciiTheme="minorHAnsi" w:hAnsiTheme="minorHAnsi" w:cstheme="minorHAnsi"/>
              </w:rPr>
            </w:pPr>
          </w:p>
          <w:p w14:paraId="40C4CC97" w14:textId="77777777" w:rsidR="00D87DD5" w:rsidRPr="00A646BE" w:rsidRDefault="00D87DD5" w:rsidP="00571099">
            <w:pPr>
              <w:spacing w:after="0" w:line="0" w:lineRule="atLeast"/>
              <w:rPr>
                <w:rFonts w:asciiTheme="minorHAnsi" w:hAnsiTheme="minorHAnsi" w:cstheme="minorHAnsi"/>
                <w:b/>
                <w:bCs/>
              </w:rPr>
            </w:pPr>
            <w:r w:rsidRPr="00A646BE">
              <w:rPr>
                <w:rFonts w:asciiTheme="minorHAnsi" w:hAnsiTheme="minorHAnsi" w:cstheme="minorHAnsi"/>
                <w:b/>
                <w:bCs/>
              </w:rPr>
              <w:t>Case Remarks</w:t>
            </w:r>
          </w:p>
          <w:p w14:paraId="58E9A54E"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Case Remarks</w:t>
            </w:r>
          </w:p>
          <w:p w14:paraId="1677831F"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NSTP Category</w:t>
            </w:r>
          </w:p>
          <w:p w14:paraId="01EDF151"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NSTP/ Revisit verified by ?</w:t>
            </w:r>
          </w:p>
          <w:p w14:paraId="204F549E"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Updation Person</w:t>
            </w:r>
          </w:p>
          <w:p w14:paraId="1E6E00FA"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Chargeslip Pic</w:t>
            </w:r>
          </w:p>
          <w:p w14:paraId="7D283D8D"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Audio file</w:t>
            </w:r>
          </w:p>
          <w:p w14:paraId="0BCE360C" w14:textId="77777777" w:rsidR="00D87DD5" w:rsidRPr="00A646BE" w:rsidRDefault="00D87DD5" w:rsidP="00571099">
            <w:pPr>
              <w:spacing w:after="0" w:line="0" w:lineRule="atLeast"/>
              <w:rPr>
                <w:rFonts w:asciiTheme="minorHAnsi" w:hAnsiTheme="minorHAnsi" w:cstheme="minorHAnsi"/>
              </w:rPr>
            </w:pPr>
          </w:p>
          <w:p w14:paraId="00FC2C86" w14:textId="77777777" w:rsidR="00D87DD5" w:rsidRPr="00A646BE" w:rsidRDefault="00D87DD5" w:rsidP="00571099">
            <w:pPr>
              <w:spacing w:after="0" w:line="0" w:lineRule="atLeast"/>
              <w:rPr>
                <w:rFonts w:asciiTheme="minorHAnsi" w:hAnsiTheme="minorHAnsi" w:cstheme="minorHAnsi"/>
                <w:b/>
                <w:bCs/>
              </w:rPr>
            </w:pPr>
            <w:r w:rsidRPr="00A646BE">
              <w:rPr>
                <w:rFonts w:asciiTheme="minorHAnsi" w:hAnsiTheme="minorHAnsi" w:cstheme="minorHAnsi"/>
                <w:b/>
                <w:bCs/>
              </w:rPr>
              <w:t xml:space="preserve">Asset Details: </w:t>
            </w:r>
          </w:p>
          <w:p w14:paraId="6544D310"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Deactivated</w:t>
            </w:r>
          </w:p>
          <w:p w14:paraId="1C620A79" w14:textId="77777777" w:rsidR="00D87DD5" w:rsidRPr="00A646BE" w:rsidRDefault="00D87DD5" w:rsidP="00571099">
            <w:pPr>
              <w:spacing w:after="0" w:line="0" w:lineRule="atLeast"/>
              <w:rPr>
                <w:rFonts w:asciiTheme="minorHAnsi" w:hAnsiTheme="minorHAnsi" w:cstheme="minorHAnsi"/>
              </w:rPr>
            </w:pPr>
          </w:p>
          <w:p w14:paraId="783873FC" w14:textId="77777777" w:rsidR="00D87DD5" w:rsidRPr="00A646BE" w:rsidRDefault="00D87DD5" w:rsidP="00571099">
            <w:pPr>
              <w:spacing w:after="0" w:line="0" w:lineRule="atLeast"/>
              <w:rPr>
                <w:rFonts w:asciiTheme="minorHAnsi" w:hAnsiTheme="minorHAnsi" w:cstheme="minorHAnsi"/>
              </w:rPr>
            </w:pPr>
            <w:r w:rsidRPr="00A646BE">
              <w:rPr>
                <w:rFonts w:asciiTheme="minorHAnsi" w:hAnsiTheme="minorHAnsi" w:cstheme="minorHAnsi"/>
                <w:b/>
                <w:bCs/>
              </w:rPr>
              <w:t>By Visit</w:t>
            </w:r>
            <w:r w:rsidRPr="00A646BE">
              <w:rPr>
                <w:rFonts w:asciiTheme="minorHAnsi" w:hAnsiTheme="minorHAnsi" w:cstheme="minorHAnsi"/>
              </w:rPr>
              <w:t xml:space="preserve"> - FSE visits the Merchant location for setting up the POS Terminal. Few times Merchant may not agree for some reason. FSE need to intimate same thing to Team who can pitch in and try to resolve the issue by talking to Bank and Merchant. If the issue is not resolved then FSE updates the case with the case status as NSTP. </w:t>
            </w:r>
          </w:p>
          <w:p w14:paraId="28C674F2" w14:textId="77777777" w:rsidR="00D87DD5" w:rsidRPr="00A646BE" w:rsidRDefault="00D87DD5" w:rsidP="00571099">
            <w:pPr>
              <w:spacing w:after="0" w:line="0" w:lineRule="atLeast"/>
              <w:rPr>
                <w:rFonts w:asciiTheme="minorHAnsi" w:hAnsiTheme="minorHAnsi" w:cstheme="minorHAnsi"/>
                <w:b/>
                <w:bCs/>
              </w:rPr>
            </w:pPr>
            <w:r w:rsidRPr="00A646BE">
              <w:rPr>
                <w:rFonts w:asciiTheme="minorHAnsi" w:hAnsiTheme="minorHAnsi" w:cstheme="minorHAnsi"/>
                <w:b/>
                <w:bCs/>
              </w:rPr>
              <w:t>Case Details</w:t>
            </w:r>
          </w:p>
          <w:p w14:paraId="60813F0E"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Calling date - Attended Date</w:t>
            </w:r>
          </w:p>
          <w:p w14:paraId="595CDF71"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Called by - Attended by</w:t>
            </w:r>
          </w:p>
          <w:p w14:paraId="5AF4C658" w14:textId="15DDF348"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 xml:space="preserve">Contact Person name – </w:t>
            </w:r>
            <w:r w:rsidR="00DA0AAF" w:rsidRPr="00A646BE">
              <w:rPr>
                <w:rFonts w:asciiTheme="minorHAnsi" w:hAnsiTheme="minorHAnsi" w:cstheme="minorHAnsi"/>
              </w:rPr>
              <w:t xml:space="preserve">ME </w:t>
            </w:r>
            <w:r w:rsidRPr="00A646BE">
              <w:rPr>
                <w:rFonts w:asciiTheme="minorHAnsi" w:hAnsiTheme="minorHAnsi" w:cstheme="minorHAnsi"/>
              </w:rPr>
              <w:t>Contact Person</w:t>
            </w:r>
          </w:p>
          <w:p w14:paraId="7B6A0511" w14:textId="42FD7700"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 xml:space="preserve">Contact Person number - </w:t>
            </w:r>
            <w:r w:rsidR="00DA0AAF" w:rsidRPr="00A646BE">
              <w:rPr>
                <w:rFonts w:asciiTheme="minorHAnsi" w:hAnsiTheme="minorHAnsi" w:cstheme="minorHAnsi"/>
              </w:rPr>
              <w:t xml:space="preserve">ME </w:t>
            </w:r>
            <w:r w:rsidRPr="00A646BE">
              <w:rPr>
                <w:rFonts w:asciiTheme="minorHAnsi" w:hAnsiTheme="minorHAnsi" w:cstheme="minorHAnsi"/>
              </w:rPr>
              <w:t>Contact Person’s Contact Number</w:t>
            </w:r>
          </w:p>
          <w:p w14:paraId="2D515AFB"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Outlet Pics</w:t>
            </w:r>
          </w:p>
          <w:p w14:paraId="251C2820"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Job card pics</w:t>
            </w:r>
          </w:p>
          <w:p w14:paraId="443C1E67"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 xml:space="preserve">Audio file </w:t>
            </w:r>
          </w:p>
          <w:p w14:paraId="516739E5" w14:textId="77777777" w:rsidR="00D87DD5" w:rsidRPr="00A646BE" w:rsidRDefault="00D87DD5" w:rsidP="00571099">
            <w:pPr>
              <w:spacing w:after="0" w:line="0" w:lineRule="atLeast"/>
              <w:rPr>
                <w:rFonts w:asciiTheme="minorHAnsi" w:hAnsiTheme="minorHAnsi" w:cstheme="minorHAnsi"/>
              </w:rPr>
            </w:pPr>
          </w:p>
          <w:p w14:paraId="0024F64A" w14:textId="77777777" w:rsidR="00D87DD5" w:rsidRPr="00A646BE" w:rsidRDefault="00D87DD5" w:rsidP="00571099">
            <w:pPr>
              <w:spacing w:after="0" w:line="0" w:lineRule="atLeast"/>
              <w:rPr>
                <w:rFonts w:asciiTheme="minorHAnsi" w:hAnsiTheme="minorHAnsi" w:cstheme="minorHAnsi"/>
                <w:b/>
                <w:bCs/>
              </w:rPr>
            </w:pPr>
            <w:r w:rsidRPr="00A646BE">
              <w:rPr>
                <w:rFonts w:asciiTheme="minorHAnsi" w:hAnsiTheme="minorHAnsi" w:cstheme="minorHAnsi"/>
                <w:b/>
                <w:bCs/>
              </w:rPr>
              <w:t>Case Remarks</w:t>
            </w:r>
          </w:p>
          <w:p w14:paraId="25091E2C"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Problem Found</w:t>
            </w:r>
          </w:p>
          <w:p w14:paraId="69D734AE"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Action taken/ Case Remarks</w:t>
            </w:r>
          </w:p>
          <w:p w14:paraId="000CF65E"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ME Terminal already working fine?</w:t>
            </w:r>
          </w:p>
          <w:p w14:paraId="0C5430FE"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NSTP Category</w:t>
            </w:r>
          </w:p>
          <w:p w14:paraId="14E846A3"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Revisit Date</w:t>
            </w:r>
          </w:p>
          <w:p w14:paraId="2DEA8B7D"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 xml:space="preserve">BATCH </w:t>
            </w:r>
            <w:commentRangeStart w:id="43"/>
            <w:r w:rsidRPr="00A646BE">
              <w:rPr>
                <w:rFonts w:asciiTheme="minorHAnsi" w:hAnsiTheme="minorHAnsi" w:cstheme="minorHAnsi"/>
              </w:rPr>
              <w:t>PENDING</w:t>
            </w:r>
            <w:commentRangeEnd w:id="43"/>
            <w:r w:rsidR="00304375">
              <w:rPr>
                <w:rStyle w:val="CommentReference"/>
              </w:rPr>
              <w:commentReference w:id="43"/>
            </w:r>
          </w:p>
          <w:p w14:paraId="19F60B81" w14:textId="77777777" w:rsidR="00D87DD5" w:rsidRPr="00A646BE" w:rsidRDefault="00D87DD5" w:rsidP="00571099">
            <w:pPr>
              <w:spacing w:after="0" w:line="0" w:lineRule="atLeast"/>
              <w:ind w:left="360"/>
              <w:rPr>
                <w:rFonts w:asciiTheme="minorHAnsi" w:hAnsiTheme="minorHAnsi" w:cstheme="minorHAnsi"/>
              </w:rPr>
            </w:pPr>
          </w:p>
          <w:p w14:paraId="0F241401"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NSTP/ Revisit verified by ?</w:t>
            </w:r>
          </w:p>
          <w:p w14:paraId="7620306B"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ST Number</w:t>
            </w:r>
          </w:p>
          <w:p w14:paraId="4BEE72B4"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Updation Person</w:t>
            </w:r>
          </w:p>
          <w:p w14:paraId="15B34AB8" w14:textId="77777777" w:rsidR="00D87DD5" w:rsidRPr="00A646BE" w:rsidRDefault="00D87DD5" w:rsidP="00571099">
            <w:pPr>
              <w:spacing w:after="0" w:line="0" w:lineRule="atLeast"/>
              <w:rPr>
                <w:rFonts w:asciiTheme="minorHAnsi" w:hAnsiTheme="minorHAnsi" w:cstheme="minorHAnsi"/>
              </w:rPr>
            </w:pPr>
          </w:p>
          <w:p w14:paraId="57CCEA40" w14:textId="77777777" w:rsidR="00D87DD5" w:rsidRPr="00A646BE" w:rsidRDefault="00D87DD5" w:rsidP="00571099">
            <w:pPr>
              <w:spacing w:after="0" w:line="0" w:lineRule="atLeast"/>
              <w:rPr>
                <w:rFonts w:asciiTheme="minorHAnsi" w:hAnsiTheme="minorHAnsi" w:cstheme="minorHAnsi"/>
                <w:b/>
                <w:bCs/>
              </w:rPr>
            </w:pPr>
            <w:r w:rsidRPr="00A646BE">
              <w:rPr>
                <w:rFonts w:asciiTheme="minorHAnsi" w:hAnsiTheme="minorHAnsi" w:cstheme="minorHAnsi"/>
                <w:b/>
                <w:bCs/>
              </w:rPr>
              <w:t xml:space="preserve">Asset Details: </w:t>
            </w:r>
          </w:p>
          <w:p w14:paraId="6B437748" w14:textId="77777777" w:rsidR="00D87DD5" w:rsidRPr="00A646BE" w:rsidRDefault="00D87DD5" w:rsidP="00571099">
            <w:pPr>
              <w:spacing w:after="0" w:line="0" w:lineRule="atLeast"/>
              <w:rPr>
                <w:rFonts w:asciiTheme="minorHAnsi" w:hAnsiTheme="minorHAnsi" w:cstheme="minorHAnsi"/>
                <w:b/>
                <w:bCs/>
              </w:rPr>
            </w:pPr>
            <w:r w:rsidRPr="00A646BE">
              <w:rPr>
                <w:rFonts w:asciiTheme="minorHAnsi" w:hAnsiTheme="minorHAnsi" w:cstheme="minorHAnsi"/>
                <w:b/>
                <w:bCs/>
              </w:rPr>
              <w:t>At ME Place</w:t>
            </w:r>
          </w:p>
          <w:p w14:paraId="164403CA"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Terminal Model - model of terminal installed@ME</w:t>
            </w:r>
          </w:p>
          <w:p w14:paraId="4A520EF6"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Terminal S/N - serial number of terminal installed@ME</w:t>
            </w:r>
          </w:p>
          <w:p w14:paraId="4914BE25"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SIM Service Provider - Service Provider of Installed SIM</w:t>
            </w:r>
          </w:p>
          <w:p w14:paraId="3BCF75EC"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SIM S/N - Serial number of installed SIM</w:t>
            </w:r>
          </w:p>
          <w:p w14:paraId="20EBA877" w14:textId="77777777" w:rsidR="00D87DD5" w:rsidRPr="00A646BE" w:rsidRDefault="00D87DD5" w:rsidP="00571099">
            <w:pPr>
              <w:spacing w:after="0" w:line="0" w:lineRule="atLeast"/>
              <w:rPr>
                <w:rFonts w:asciiTheme="minorHAnsi" w:hAnsiTheme="minorHAnsi" w:cstheme="minorHAnsi"/>
                <w:b/>
                <w:bCs/>
              </w:rPr>
            </w:pPr>
          </w:p>
          <w:p w14:paraId="0BAAACE2" w14:textId="77777777" w:rsidR="00D87DD5" w:rsidRPr="00A646BE" w:rsidRDefault="00D87DD5" w:rsidP="00571099">
            <w:pPr>
              <w:spacing w:after="0" w:line="0" w:lineRule="atLeast"/>
              <w:rPr>
                <w:rFonts w:asciiTheme="minorHAnsi" w:hAnsiTheme="minorHAnsi" w:cstheme="minorHAnsi"/>
                <w:b/>
                <w:bCs/>
              </w:rPr>
            </w:pPr>
            <w:r w:rsidRPr="00A646BE">
              <w:rPr>
                <w:rFonts w:asciiTheme="minorHAnsi" w:hAnsiTheme="minorHAnsi" w:cstheme="minorHAnsi"/>
                <w:b/>
                <w:bCs/>
              </w:rPr>
              <w:t>Received from ME</w:t>
            </w:r>
          </w:p>
          <w:p w14:paraId="2DB710CD"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Terminal Model - model of terminal received from ME</w:t>
            </w:r>
          </w:p>
          <w:p w14:paraId="630C52E0"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Terminal S/N - serial number of terminal received from ME</w:t>
            </w:r>
          </w:p>
          <w:p w14:paraId="6AD44360"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SIM Service Provider - Service Provider of received SIM</w:t>
            </w:r>
          </w:p>
          <w:p w14:paraId="6C299835" w14:textId="77777777" w:rsidR="00D87DD5" w:rsidRPr="00A646BE" w:rsidRDefault="00D87DD5" w:rsidP="00571099">
            <w:pPr>
              <w:pStyle w:val="ListParagraph"/>
              <w:numPr>
                <w:ilvl w:val="0"/>
                <w:numId w:val="47"/>
              </w:numPr>
              <w:spacing w:after="0" w:line="0" w:lineRule="atLeast"/>
              <w:jc w:val="left"/>
              <w:rPr>
                <w:rFonts w:asciiTheme="minorHAnsi" w:hAnsiTheme="minorHAnsi" w:cstheme="minorHAnsi"/>
              </w:rPr>
            </w:pPr>
            <w:r w:rsidRPr="00A646BE">
              <w:rPr>
                <w:rFonts w:asciiTheme="minorHAnsi" w:hAnsiTheme="minorHAnsi" w:cstheme="minorHAnsi"/>
              </w:rPr>
              <w:t>SIM S/N - Serial number of received SIM</w:t>
            </w:r>
          </w:p>
          <w:p w14:paraId="12C11D79" w14:textId="77777777" w:rsidR="00D87DD5" w:rsidRPr="00A646BE" w:rsidRDefault="00D87DD5" w:rsidP="00571099">
            <w:pPr>
              <w:spacing w:after="0" w:line="0" w:lineRule="atLeast"/>
              <w:rPr>
                <w:rFonts w:asciiTheme="minorHAnsi" w:hAnsiTheme="minorHAnsi" w:cstheme="minorHAnsi"/>
                <w:b/>
                <w:bCs/>
              </w:rPr>
            </w:pPr>
          </w:p>
          <w:p w14:paraId="1A48CA00" w14:textId="2C2FE823" w:rsidR="00226CAD" w:rsidRPr="00A646BE" w:rsidRDefault="00D87DD5" w:rsidP="00571099">
            <w:pPr>
              <w:spacing w:after="0" w:line="0" w:lineRule="atLeast"/>
              <w:rPr>
                <w:rFonts w:asciiTheme="minorHAnsi" w:hAnsiTheme="minorHAnsi" w:cstheme="minorHAnsi"/>
              </w:rPr>
            </w:pPr>
            <w:r w:rsidRPr="00A646BE">
              <w:rPr>
                <w:rFonts w:asciiTheme="minorHAnsi" w:hAnsiTheme="minorHAnsi" w:cstheme="minorHAnsi"/>
                <w:b/>
                <w:bCs/>
              </w:rPr>
              <w:t xml:space="preserve">4.Unattended – </w:t>
            </w:r>
            <w:r w:rsidRPr="00A646BE">
              <w:rPr>
                <w:rFonts w:asciiTheme="minorHAnsi" w:hAnsiTheme="minorHAnsi" w:cstheme="minorHAnsi"/>
              </w:rPr>
              <w:t>FSE has not attended the case as planned.</w:t>
            </w:r>
          </w:p>
        </w:tc>
      </w:tr>
    </w:tbl>
    <w:p w14:paraId="66BC44D2" w14:textId="77777777" w:rsidR="00226CAD" w:rsidRPr="00A646BE" w:rsidRDefault="00226CAD" w:rsidP="00226CAD">
      <w:pPr>
        <w:spacing w:after="0"/>
        <w:rPr>
          <w:rFonts w:asciiTheme="minorHAnsi" w:hAnsiTheme="minorHAnsi" w:cstheme="minorHAnsi"/>
          <w:b/>
          <w:bCs/>
          <w:sz w:val="20"/>
          <w:szCs w:val="20"/>
          <w:lang w:val="en-US"/>
        </w:rPr>
      </w:pPr>
    </w:p>
    <w:p w14:paraId="50FA7C87" w14:textId="34883232" w:rsidR="00226CAD" w:rsidRPr="00A646BE" w:rsidRDefault="00226CAD" w:rsidP="00347FD8">
      <w:pPr>
        <w:spacing w:after="0"/>
        <w:rPr>
          <w:rFonts w:asciiTheme="minorHAnsi" w:hAnsiTheme="minorHAnsi" w:cstheme="minorHAnsi"/>
          <w:b/>
          <w:bCs/>
          <w:sz w:val="20"/>
          <w:szCs w:val="20"/>
          <w:lang w:val="en-US"/>
        </w:rPr>
      </w:pPr>
    </w:p>
    <w:p w14:paraId="5D40453D" w14:textId="77777777" w:rsidR="00056D81" w:rsidRPr="00A646BE" w:rsidRDefault="00056D81" w:rsidP="004B032D">
      <w:pPr>
        <w:pStyle w:val="ListParagraph"/>
        <w:numPr>
          <w:ilvl w:val="0"/>
          <w:numId w:val="69"/>
        </w:numPr>
        <w:spacing w:after="0"/>
        <w:rPr>
          <w:rFonts w:asciiTheme="minorHAnsi" w:hAnsiTheme="minorHAnsi" w:cstheme="minorHAnsi"/>
          <w:b/>
          <w:bCs/>
          <w:sz w:val="20"/>
          <w:szCs w:val="20"/>
          <w:lang w:val="en-US"/>
        </w:rPr>
      </w:pPr>
      <w:r w:rsidRPr="00A646BE">
        <w:rPr>
          <w:rFonts w:asciiTheme="minorHAnsi" w:hAnsiTheme="minorHAnsi" w:cstheme="minorHAnsi"/>
          <w:b/>
          <w:bCs/>
          <w:sz w:val="20"/>
          <w:szCs w:val="20"/>
          <w:lang w:val="en-US"/>
        </w:rPr>
        <w:t>Inventory Management</w:t>
      </w:r>
    </w:p>
    <w:p w14:paraId="05AD221C" w14:textId="736FD7C4" w:rsidR="00056D81" w:rsidRPr="00A646BE" w:rsidRDefault="00056D81" w:rsidP="004B032D">
      <w:pPr>
        <w:pStyle w:val="ListParagraph"/>
        <w:numPr>
          <w:ilvl w:val="0"/>
          <w:numId w:val="31"/>
        </w:numPr>
        <w:spacing w:after="0" w:line="240" w:lineRule="auto"/>
        <w:rPr>
          <w:rFonts w:asciiTheme="minorHAnsi" w:eastAsia="Times New Roman" w:hAnsiTheme="minorHAnsi" w:cstheme="minorHAnsi"/>
          <w:sz w:val="20"/>
          <w:szCs w:val="20"/>
        </w:rPr>
      </w:pPr>
      <w:r w:rsidRPr="00A646BE">
        <w:rPr>
          <w:rFonts w:asciiTheme="minorHAnsi" w:eastAsia="Times New Roman" w:hAnsiTheme="minorHAnsi" w:cstheme="minorHAnsi"/>
          <w:sz w:val="20"/>
          <w:szCs w:val="20"/>
        </w:rPr>
        <w:t xml:space="preserve">Upload the </w:t>
      </w:r>
      <w:r w:rsidR="00081660" w:rsidRPr="00A646BE">
        <w:rPr>
          <w:rFonts w:asciiTheme="minorHAnsi" w:eastAsia="Times New Roman" w:hAnsiTheme="minorHAnsi" w:cstheme="minorHAnsi"/>
          <w:sz w:val="20"/>
          <w:szCs w:val="20"/>
        </w:rPr>
        <w:t xml:space="preserve">Inventory </w:t>
      </w:r>
      <w:r w:rsidRPr="00A646BE">
        <w:rPr>
          <w:rFonts w:asciiTheme="minorHAnsi" w:eastAsia="Times New Roman" w:hAnsiTheme="minorHAnsi" w:cstheme="minorHAnsi"/>
          <w:sz w:val="20"/>
          <w:szCs w:val="20"/>
        </w:rPr>
        <w:t>file – Create a list of Assets in hand and export these items to CRM system using the excel file</w:t>
      </w:r>
    </w:p>
    <w:p w14:paraId="24B57EFA" w14:textId="77777777" w:rsidR="00081660" w:rsidRPr="00A646BE" w:rsidRDefault="00081660" w:rsidP="00081660">
      <w:pPr>
        <w:pStyle w:val="ListParagraph"/>
        <w:spacing w:after="0" w:line="0" w:lineRule="atLeast"/>
        <w:ind w:left="1080"/>
        <w:rPr>
          <w:rFonts w:asciiTheme="minorHAnsi" w:hAnsiTheme="minorHAnsi" w:cstheme="minorHAnsi"/>
          <w:sz w:val="20"/>
          <w:szCs w:val="20"/>
        </w:rPr>
      </w:pPr>
    </w:p>
    <w:tbl>
      <w:tblPr>
        <w:tblStyle w:val="TableGrid"/>
        <w:tblW w:w="0" w:type="auto"/>
        <w:tblInd w:w="1015" w:type="dxa"/>
        <w:tblLook w:val="04A0" w:firstRow="1" w:lastRow="0" w:firstColumn="1" w:lastColumn="0" w:noHBand="0" w:noVBand="1"/>
      </w:tblPr>
      <w:tblGrid>
        <w:gridCol w:w="1697"/>
        <w:gridCol w:w="6723"/>
      </w:tblGrid>
      <w:tr w:rsidR="00081660" w:rsidRPr="00A646BE" w14:paraId="3AF56D1E" w14:textId="77777777" w:rsidTr="000B0B68">
        <w:trPr>
          <w:trHeight w:val="406"/>
        </w:trPr>
        <w:tc>
          <w:tcPr>
            <w:tcW w:w="1697" w:type="dxa"/>
            <w:shd w:val="clear" w:color="auto" w:fill="EEECE1" w:themeFill="background2"/>
          </w:tcPr>
          <w:p w14:paraId="33D59526" w14:textId="77777777" w:rsidR="00081660" w:rsidRPr="00A646BE" w:rsidRDefault="00081660" w:rsidP="000B0B68">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Use Case Name</w:t>
            </w:r>
          </w:p>
        </w:tc>
        <w:tc>
          <w:tcPr>
            <w:tcW w:w="6723" w:type="dxa"/>
          </w:tcPr>
          <w:p w14:paraId="23C796EB" w14:textId="6C347B1A" w:rsidR="00081660" w:rsidRPr="00A646BE" w:rsidRDefault="00081660" w:rsidP="000B0B68">
            <w:pPr>
              <w:spacing w:after="0" w:line="240" w:lineRule="auto"/>
              <w:rPr>
                <w:rFonts w:asciiTheme="minorHAnsi" w:hAnsiTheme="minorHAnsi" w:cstheme="minorHAnsi"/>
                <w:bdr w:val="none" w:sz="0" w:space="0" w:color="auto" w:frame="1"/>
              </w:rPr>
            </w:pPr>
            <w:r w:rsidRPr="00A646BE">
              <w:rPr>
                <w:rFonts w:asciiTheme="minorHAnsi" w:hAnsiTheme="minorHAnsi" w:cstheme="minorHAnsi"/>
              </w:rPr>
              <w:t>Upload the Inventory file to CRM system using the excel file</w:t>
            </w:r>
          </w:p>
        </w:tc>
      </w:tr>
      <w:tr w:rsidR="00081660" w:rsidRPr="00A646BE" w14:paraId="09BAAB8D" w14:textId="77777777" w:rsidTr="000B0B68">
        <w:trPr>
          <w:trHeight w:val="653"/>
        </w:trPr>
        <w:tc>
          <w:tcPr>
            <w:tcW w:w="1697" w:type="dxa"/>
            <w:shd w:val="clear" w:color="auto" w:fill="EEECE1" w:themeFill="background2"/>
          </w:tcPr>
          <w:p w14:paraId="7467F721" w14:textId="77777777" w:rsidR="00081660" w:rsidRPr="00A646BE" w:rsidRDefault="00081660" w:rsidP="000B0B68">
            <w:pPr>
              <w:jc w:val="left"/>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Use Case Description</w:t>
            </w:r>
          </w:p>
        </w:tc>
        <w:tc>
          <w:tcPr>
            <w:tcW w:w="6723" w:type="dxa"/>
          </w:tcPr>
          <w:p w14:paraId="5380A805" w14:textId="183B58AF" w:rsidR="00081660" w:rsidRPr="00A646BE" w:rsidRDefault="00081660" w:rsidP="000B0B68">
            <w:pPr>
              <w:spacing w:line="0" w:lineRule="atLeast"/>
              <w:rPr>
                <w:rFonts w:asciiTheme="minorHAnsi" w:hAnsiTheme="minorHAnsi" w:cstheme="minorHAnsi"/>
                <w:color w:val="FF0000"/>
              </w:rPr>
            </w:pPr>
            <w:r w:rsidRPr="00A646BE">
              <w:rPr>
                <w:rFonts w:asciiTheme="minorHAnsi" w:hAnsiTheme="minorHAnsi" w:cstheme="minorHAnsi"/>
              </w:rPr>
              <w:t xml:space="preserve">When IDSPL receives the volume of Inventory Items then these items need to be added to Inventory. This is done by creating the list of Assets in hand and </w:t>
            </w:r>
            <w:r w:rsidR="00EB6F55" w:rsidRPr="00A646BE">
              <w:rPr>
                <w:rFonts w:asciiTheme="minorHAnsi" w:hAnsiTheme="minorHAnsi" w:cstheme="minorHAnsi"/>
              </w:rPr>
              <w:t xml:space="preserve">the </w:t>
            </w:r>
            <w:r w:rsidRPr="00A646BE">
              <w:rPr>
                <w:rFonts w:asciiTheme="minorHAnsi" w:hAnsiTheme="minorHAnsi" w:cstheme="minorHAnsi"/>
              </w:rPr>
              <w:t>export these items to CRM system using th</w:t>
            </w:r>
            <w:r w:rsidR="00EB6F55" w:rsidRPr="00A646BE">
              <w:rPr>
                <w:rFonts w:asciiTheme="minorHAnsi" w:hAnsiTheme="minorHAnsi" w:cstheme="minorHAnsi"/>
              </w:rPr>
              <w:t>is</w:t>
            </w:r>
            <w:r w:rsidRPr="00A646BE">
              <w:rPr>
                <w:rFonts w:asciiTheme="minorHAnsi" w:hAnsiTheme="minorHAnsi" w:cstheme="minorHAnsi"/>
              </w:rPr>
              <w:t xml:space="preserve"> excel file</w:t>
            </w:r>
          </w:p>
        </w:tc>
      </w:tr>
      <w:tr w:rsidR="00081660" w:rsidRPr="00A646BE" w14:paraId="25EEFEA6" w14:textId="77777777" w:rsidTr="000B0B68">
        <w:trPr>
          <w:trHeight w:val="392"/>
        </w:trPr>
        <w:tc>
          <w:tcPr>
            <w:tcW w:w="1697" w:type="dxa"/>
            <w:shd w:val="clear" w:color="auto" w:fill="EEECE1" w:themeFill="background2"/>
          </w:tcPr>
          <w:p w14:paraId="5953EAA1" w14:textId="77777777" w:rsidR="00081660" w:rsidRPr="00A646BE" w:rsidRDefault="00081660" w:rsidP="000B0B68">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Primary Actor</w:t>
            </w:r>
          </w:p>
        </w:tc>
        <w:tc>
          <w:tcPr>
            <w:tcW w:w="6723" w:type="dxa"/>
          </w:tcPr>
          <w:p w14:paraId="035D1B5A" w14:textId="0F7B7186" w:rsidR="00081660" w:rsidRPr="00A646BE" w:rsidRDefault="00081660" w:rsidP="000B0B68">
            <w:pPr>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 xml:space="preserve">IDSPL </w:t>
            </w:r>
            <w:r w:rsidR="004244E9" w:rsidRPr="00A646BE">
              <w:rPr>
                <w:rFonts w:asciiTheme="minorHAnsi" w:hAnsiTheme="minorHAnsi" w:cstheme="minorHAnsi"/>
                <w:bdr w:val="none" w:sz="0" w:space="0" w:color="auto" w:frame="1"/>
              </w:rPr>
              <w:t xml:space="preserve">Inventory </w:t>
            </w:r>
            <w:r w:rsidRPr="00A646BE">
              <w:rPr>
                <w:rFonts w:asciiTheme="minorHAnsi" w:hAnsiTheme="minorHAnsi" w:cstheme="minorHAnsi"/>
                <w:bdr w:val="none" w:sz="0" w:space="0" w:color="auto" w:frame="1"/>
              </w:rPr>
              <w:t>Management User</w:t>
            </w:r>
          </w:p>
        </w:tc>
      </w:tr>
      <w:tr w:rsidR="00081660" w:rsidRPr="00A646BE" w14:paraId="1560660B" w14:textId="77777777" w:rsidTr="00571099">
        <w:trPr>
          <w:trHeight w:val="458"/>
        </w:trPr>
        <w:tc>
          <w:tcPr>
            <w:tcW w:w="1697" w:type="dxa"/>
            <w:shd w:val="clear" w:color="auto" w:fill="EEECE1" w:themeFill="background2"/>
          </w:tcPr>
          <w:p w14:paraId="5CABED8F" w14:textId="77777777" w:rsidR="00081660" w:rsidRPr="00A646BE" w:rsidRDefault="00081660" w:rsidP="000B0B68">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Pre-Condition</w:t>
            </w:r>
          </w:p>
        </w:tc>
        <w:tc>
          <w:tcPr>
            <w:tcW w:w="6723" w:type="dxa"/>
          </w:tcPr>
          <w:p w14:paraId="4AC57D30" w14:textId="4B792A58" w:rsidR="00081660" w:rsidRPr="00A646BE" w:rsidRDefault="00081660" w:rsidP="000B0B68">
            <w:pPr>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IDSPL</w:t>
            </w:r>
            <w:r w:rsidR="004244E9" w:rsidRPr="00A646BE">
              <w:rPr>
                <w:rFonts w:asciiTheme="minorHAnsi" w:hAnsiTheme="minorHAnsi" w:cstheme="minorHAnsi"/>
                <w:bdr w:val="none" w:sz="0" w:space="0" w:color="auto" w:frame="1"/>
              </w:rPr>
              <w:t xml:space="preserve"> has received volume of Inventory items</w:t>
            </w:r>
          </w:p>
        </w:tc>
      </w:tr>
      <w:tr w:rsidR="00081660" w:rsidRPr="00A646BE" w14:paraId="0A6822DE" w14:textId="77777777" w:rsidTr="000B0B68">
        <w:trPr>
          <w:trHeight w:val="1295"/>
        </w:trPr>
        <w:tc>
          <w:tcPr>
            <w:tcW w:w="1697" w:type="dxa"/>
            <w:shd w:val="clear" w:color="auto" w:fill="EEECE1" w:themeFill="background2"/>
          </w:tcPr>
          <w:p w14:paraId="2E37720A" w14:textId="77777777" w:rsidR="00081660" w:rsidRPr="00A646BE" w:rsidRDefault="00081660" w:rsidP="000B0B68">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Basic Flow</w:t>
            </w:r>
          </w:p>
        </w:tc>
        <w:tc>
          <w:tcPr>
            <w:tcW w:w="6723" w:type="dxa"/>
          </w:tcPr>
          <w:p w14:paraId="07B35FDD" w14:textId="77777777" w:rsidR="004244E9" w:rsidRPr="00A646BE" w:rsidRDefault="00081660" w:rsidP="000B0B68">
            <w:pPr>
              <w:pStyle w:val="ListParagraph"/>
              <w:numPr>
                <w:ilvl w:val="0"/>
                <w:numId w:val="45"/>
              </w:numPr>
              <w:spacing w:line="0" w:lineRule="atLeast"/>
              <w:rPr>
                <w:rFonts w:asciiTheme="minorHAnsi" w:hAnsiTheme="minorHAnsi" w:cstheme="minorHAnsi"/>
              </w:rPr>
            </w:pPr>
            <w:r w:rsidRPr="00A646BE">
              <w:rPr>
                <w:rFonts w:asciiTheme="minorHAnsi" w:hAnsiTheme="minorHAnsi" w:cstheme="minorHAnsi"/>
              </w:rPr>
              <w:t xml:space="preserve">IDSPL </w:t>
            </w:r>
            <w:r w:rsidR="004244E9" w:rsidRPr="00A646BE">
              <w:rPr>
                <w:rFonts w:asciiTheme="minorHAnsi" w:hAnsiTheme="minorHAnsi" w:cstheme="minorHAnsi"/>
              </w:rPr>
              <w:t>has received the volume of Inventory</w:t>
            </w:r>
          </w:p>
          <w:p w14:paraId="201EAC65" w14:textId="549B9F01" w:rsidR="00081660" w:rsidRPr="00A646BE" w:rsidRDefault="004244E9" w:rsidP="000B0B68">
            <w:pPr>
              <w:pStyle w:val="ListParagraph"/>
              <w:numPr>
                <w:ilvl w:val="0"/>
                <w:numId w:val="45"/>
              </w:numPr>
              <w:spacing w:line="0" w:lineRule="atLeast"/>
              <w:rPr>
                <w:rFonts w:asciiTheme="minorHAnsi" w:hAnsiTheme="minorHAnsi" w:cstheme="minorHAnsi"/>
              </w:rPr>
            </w:pPr>
            <w:r w:rsidRPr="00A646BE">
              <w:rPr>
                <w:rFonts w:asciiTheme="minorHAnsi" w:hAnsiTheme="minorHAnsi" w:cstheme="minorHAnsi"/>
              </w:rPr>
              <w:t>Inventory Management User creates the excel file with all the Inventory details. This file should be in pre-determined format.</w:t>
            </w:r>
            <w:r w:rsidR="00081660" w:rsidRPr="00A646BE">
              <w:rPr>
                <w:rFonts w:asciiTheme="minorHAnsi" w:hAnsiTheme="minorHAnsi" w:cstheme="minorHAnsi"/>
              </w:rPr>
              <w:t xml:space="preserve"> </w:t>
            </w:r>
          </w:p>
          <w:p w14:paraId="517D06C2" w14:textId="21FC02B7" w:rsidR="004244E9" w:rsidRPr="00A646BE" w:rsidRDefault="004244E9" w:rsidP="000B0B68">
            <w:pPr>
              <w:pStyle w:val="ListParagraph"/>
              <w:numPr>
                <w:ilvl w:val="0"/>
                <w:numId w:val="45"/>
              </w:numPr>
              <w:spacing w:line="0" w:lineRule="atLeast"/>
              <w:rPr>
                <w:rFonts w:asciiTheme="minorHAnsi" w:hAnsiTheme="minorHAnsi" w:cstheme="minorHAnsi"/>
              </w:rPr>
            </w:pPr>
            <w:r w:rsidRPr="00A646BE">
              <w:rPr>
                <w:rFonts w:asciiTheme="minorHAnsi" w:hAnsiTheme="minorHAnsi" w:cstheme="minorHAnsi"/>
              </w:rPr>
              <w:t>There is option in Inventory Management screen to upload this Inventory excel file.</w:t>
            </w:r>
          </w:p>
          <w:p w14:paraId="21210276" w14:textId="07B68195" w:rsidR="00081660" w:rsidRPr="00A646BE" w:rsidRDefault="004244E9" w:rsidP="004244E9">
            <w:pPr>
              <w:pStyle w:val="ListParagraph"/>
              <w:numPr>
                <w:ilvl w:val="0"/>
                <w:numId w:val="45"/>
              </w:numPr>
              <w:spacing w:line="0" w:lineRule="atLeast"/>
              <w:rPr>
                <w:rFonts w:asciiTheme="minorHAnsi" w:hAnsiTheme="minorHAnsi" w:cstheme="minorHAnsi"/>
              </w:rPr>
            </w:pPr>
            <w:r w:rsidRPr="00A646BE">
              <w:rPr>
                <w:rFonts w:asciiTheme="minorHAnsi" w:hAnsiTheme="minorHAnsi" w:cstheme="minorHAnsi"/>
              </w:rPr>
              <w:t>Once User uploads the items then he/she need to cross check the overall count of the Inventory</w:t>
            </w:r>
          </w:p>
        </w:tc>
      </w:tr>
    </w:tbl>
    <w:p w14:paraId="51C030A9" w14:textId="77777777" w:rsidR="00237E40" w:rsidRPr="00A646BE" w:rsidRDefault="00237E40" w:rsidP="00237E40">
      <w:pPr>
        <w:spacing w:after="0" w:line="0" w:lineRule="atLeast"/>
        <w:rPr>
          <w:rFonts w:asciiTheme="minorHAnsi" w:hAnsiTheme="minorHAnsi" w:cstheme="minorHAnsi"/>
          <w:sz w:val="20"/>
          <w:szCs w:val="20"/>
        </w:rPr>
      </w:pPr>
    </w:p>
    <w:p w14:paraId="7D60A7CB" w14:textId="77777777" w:rsidR="00056D81" w:rsidRPr="00A646BE" w:rsidRDefault="00056D81" w:rsidP="00056D81">
      <w:pPr>
        <w:pStyle w:val="ListParagraph"/>
        <w:spacing w:after="0" w:line="0" w:lineRule="atLeast"/>
        <w:ind w:left="1080"/>
        <w:rPr>
          <w:rFonts w:asciiTheme="minorHAnsi" w:hAnsiTheme="minorHAnsi" w:cstheme="minorHAnsi"/>
          <w:sz w:val="20"/>
          <w:szCs w:val="20"/>
        </w:rPr>
      </w:pPr>
    </w:p>
    <w:p w14:paraId="5E0243B1" w14:textId="62C867E5" w:rsidR="00056D81" w:rsidRPr="00A646BE" w:rsidRDefault="00056D81" w:rsidP="004B032D">
      <w:pPr>
        <w:pStyle w:val="ListParagraph"/>
        <w:numPr>
          <w:ilvl w:val="0"/>
          <w:numId w:val="31"/>
        </w:numPr>
        <w:spacing w:after="0" w:line="240" w:lineRule="auto"/>
        <w:rPr>
          <w:rFonts w:asciiTheme="minorHAnsi" w:eastAsia="Times New Roman" w:hAnsiTheme="minorHAnsi" w:cstheme="minorHAnsi"/>
          <w:sz w:val="20"/>
          <w:szCs w:val="20"/>
        </w:rPr>
      </w:pPr>
      <w:r w:rsidRPr="00A646BE">
        <w:rPr>
          <w:rFonts w:asciiTheme="minorHAnsi" w:eastAsia="Times New Roman" w:hAnsiTheme="minorHAnsi" w:cstheme="minorHAnsi"/>
          <w:sz w:val="20"/>
          <w:szCs w:val="20"/>
        </w:rPr>
        <w:t>Create Asset – Adding each Inventory item to CRM manually</w:t>
      </w:r>
    </w:p>
    <w:p w14:paraId="3D46B354" w14:textId="77777777" w:rsidR="00D62259" w:rsidRPr="00A646BE" w:rsidRDefault="00D62259" w:rsidP="00D62259">
      <w:pPr>
        <w:pStyle w:val="ListParagraph"/>
        <w:spacing w:after="0" w:line="0" w:lineRule="atLeast"/>
        <w:ind w:left="1080"/>
        <w:rPr>
          <w:rFonts w:asciiTheme="minorHAnsi" w:hAnsiTheme="minorHAnsi" w:cstheme="minorHAnsi"/>
          <w:sz w:val="20"/>
          <w:szCs w:val="20"/>
        </w:rPr>
      </w:pPr>
    </w:p>
    <w:tbl>
      <w:tblPr>
        <w:tblStyle w:val="TableGrid"/>
        <w:tblW w:w="0" w:type="auto"/>
        <w:tblInd w:w="1015" w:type="dxa"/>
        <w:tblLook w:val="04A0" w:firstRow="1" w:lastRow="0" w:firstColumn="1" w:lastColumn="0" w:noHBand="0" w:noVBand="1"/>
      </w:tblPr>
      <w:tblGrid>
        <w:gridCol w:w="1697"/>
        <w:gridCol w:w="6723"/>
      </w:tblGrid>
      <w:tr w:rsidR="004A652A" w:rsidRPr="00A646BE" w14:paraId="7AB533E1" w14:textId="77777777" w:rsidTr="000B0B68">
        <w:trPr>
          <w:trHeight w:val="406"/>
        </w:trPr>
        <w:tc>
          <w:tcPr>
            <w:tcW w:w="1697" w:type="dxa"/>
            <w:shd w:val="clear" w:color="auto" w:fill="EEECE1" w:themeFill="background2"/>
          </w:tcPr>
          <w:p w14:paraId="2C749D17" w14:textId="77777777" w:rsidR="004A652A" w:rsidRPr="00A646BE" w:rsidRDefault="004A652A" w:rsidP="000B0B68">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Use Case Name</w:t>
            </w:r>
          </w:p>
        </w:tc>
        <w:tc>
          <w:tcPr>
            <w:tcW w:w="6723" w:type="dxa"/>
          </w:tcPr>
          <w:p w14:paraId="3FEAE90A" w14:textId="77777777" w:rsidR="00D62259" w:rsidRPr="00A646BE" w:rsidRDefault="00D62259" w:rsidP="00D62259">
            <w:pPr>
              <w:spacing w:after="0" w:line="0" w:lineRule="atLeast"/>
              <w:rPr>
                <w:rFonts w:asciiTheme="minorHAnsi" w:hAnsiTheme="minorHAnsi" w:cstheme="minorHAnsi"/>
                <w:color w:val="000000" w:themeColor="text1"/>
              </w:rPr>
            </w:pPr>
            <w:r w:rsidRPr="00A646BE">
              <w:rPr>
                <w:rFonts w:asciiTheme="minorHAnsi" w:hAnsiTheme="minorHAnsi" w:cstheme="minorHAnsi"/>
                <w:color w:val="000000" w:themeColor="text1"/>
              </w:rPr>
              <w:t>Create Asset – Adding each Inventory item to CRM manually</w:t>
            </w:r>
          </w:p>
          <w:p w14:paraId="10BB40E4" w14:textId="1487FC68" w:rsidR="004A652A" w:rsidRPr="00A646BE" w:rsidRDefault="004A652A" w:rsidP="000B0B68">
            <w:pPr>
              <w:spacing w:after="0" w:line="240" w:lineRule="auto"/>
              <w:rPr>
                <w:rFonts w:asciiTheme="minorHAnsi" w:hAnsiTheme="minorHAnsi" w:cstheme="minorHAnsi"/>
                <w:color w:val="000000" w:themeColor="text1"/>
                <w:bdr w:val="none" w:sz="0" w:space="0" w:color="auto" w:frame="1"/>
              </w:rPr>
            </w:pPr>
          </w:p>
        </w:tc>
      </w:tr>
      <w:tr w:rsidR="004A652A" w:rsidRPr="00A646BE" w14:paraId="138DBD44" w14:textId="77777777" w:rsidTr="000B0B68">
        <w:trPr>
          <w:trHeight w:val="653"/>
        </w:trPr>
        <w:tc>
          <w:tcPr>
            <w:tcW w:w="1697" w:type="dxa"/>
            <w:shd w:val="clear" w:color="auto" w:fill="EEECE1" w:themeFill="background2"/>
          </w:tcPr>
          <w:p w14:paraId="149442C4" w14:textId="77777777" w:rsidR="004A652A" w:rsidRPr="00A646BE" w:rsidRDefault="004A652A" w:rsidP="000B0B68">
            <w:pPr>
              <w:jc w:val="left"/>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Use Case Description</w:t>
            </w:r>
          </w:p>
        </w:tc>
        <w:tc>
          <w:tcPr>
            <w:tcW w:w="6723" w:type="dxa"/>
          </w:tcPr>
          <w:p w14:paraId="16D20EC8" w14:textId="1A72EFEB" w:rsidR="004A652A" w:rsidRPr="00A646BE" w:rsidRDefault="005C43D6" w:rsidP="000B0B68">
            <w:pPr>
              <w:spacing w:line="0" w:lineRule="atLeast"/>
              <w:rPr>
                <w:rFonts w:asciiTheme="minorHAnsi" w:hAnsiTheme="minorHAnsi" w:cstheme="minorHAnsi"/>
                <w:color w:val="FF0000"/>
              </w:rPr>
            </w:pPr>
            <w:r w:rsidRPr="00A646BE">
              <w:rPr>
                <w:rFonts w:asciiTheme="minorHAnsi" w:hAnsiTheme="minorHAnsi" w:cstheme="minorHAnsi"/>
              </w:rPr>
              <w:t xml:space="preserve">IDSPL receives </w:t>
            </w:r>
            <w:r w:rsidR="00B835F7" w:rsidRPr="00A646BE">
              <w:rPr>
                <w:rFonts w:asciiTheme="minorHAnsi" w:hAnsiTheme="minorHAnsi" w:cstheme="minorHAnsi"/>
              </w:rPr>
              <w:t xml:space="preserve">one or few </w:t>
            </w:r>
            <w:r w:rsidRPr="00A646BE">
              <w:rPr>
                <w:rFonts w:asciiTheme="minorHAnsi" w:hAnsiTheme="minorHAnsi" w:cstheme="minorHAnsi"/>
              </w:rPr>
              <w:t xml:space="preserve">Inventory Items </w:t>
            </w:r>
            <w:r w:rsidR="0018584A" w:rsidRPr="00A646BE">
              <w:rPr>
                <w:rFonts w:asciiTheme="minorHAnsi" w:hAnsiTheme="minorHAnsi" w:cstheme="minorHAnsi"/>
              </w:rPr>
              <w:t>from Banks</w:t>
            </w:r>
            <w:r w:rsidRPr="00A646BE">
              <w:rPr>
                <w:rFonts w:asciiTheme="minorHAnsi" w:hAnsiTheme="minorHAnsi" w:cstheme="minorHAnsi"/>
              </w:rPr>
              <w:t xml:space="preserve">. </w:t>
            </w:r>
            <w:r w:rsidR="0018584A" w:rsidRPr="00A646BE">
              <w:rPr>
                <w:rFonts w:asciiTheme="minorHAnsi" w:hAnsiTheme="minorHAnsi" w:cstheme="minorHAnsi"/>
              </w:rPr>
              <w:t xml:space="preserve">These Asset items have to be added </w:t>
            </w:r>
            <w:r w:rsidRPr="00A646BE">
              <w:rPr>
                <w:rFonts w:asciiTheme="minorHAnsi" w:hAnsiTheme="minorHAnsi" w:cstheme="minorHAnsi"/>
              </w:rPr>
              <w:t xml:space="preserve">to CRM system using </w:t>
            </w:r>
            <w:r w:rsidR="0018584A" w:rsidRPr="00A646BE">
              <w:rPr>
                <w:rFonts w:asciiTheme="minorHAnsi" w:hAnsiTheme="minorHAnsi" w:cstheme="minorHAnsi"/>
              </w:rPr>
              <w:t>Web UI item by item.</w:t>
            </w:r>
          </w:p>
        </w:tc>
      </w:tr>
      <w:tr w:rsidR="004A652A" w:rsidRPr="00A646BE" w14:paraId="3B423916" w14:textId="77777777" w:rsidTr="000B0B68">
        <w:trPr>
          <w:trHeight w:val="392"/>
        </w:trPr>
        <w:tc>
          <w:tcPr>
            <w:tcW w:w="1697" w:type="dxa"/>
            <w:shd w:val="clear" w:color="auto" w:fill="EEECE1" w:themeFill="background2"/>
          </w:tcPr>
          <w:p w14:paraId="3FA28C6E" w14:textId="77777777" w:rsidR="004A652A" w:rsidRPr="00A646BE" w:rsidRDefault="004A652A" w:rsidP="000B0B68">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Primary Actor</w:t>
            </w:r>
          </w:p>
        </w:tc>
        <w:tc>
          <w:tcPr>
            <w:tcW w:w="6723" w:type="dxa"/>
          </w:tcPr>
          <w:p w14:paraId="59F230AD" w14:textId="36F3A030" w:rsidR="004A652A" w:rsidRPr="00A646BE" w:rsidRDefault="005C43D6" w:rsidP="000B0B68">
            <w:pPr>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IDSPL Inventory Management User</w:t>
            </w:r>
          </w:p>
        </w:tc>
      </w:tr>
      <w:tr w:rsidR="004A652A" w:rsidRPr="00A646BE" w14:paraId="75CBD399" w14:textId="77777777" w:rsidTr="005C43D6">
        <w:trPr>
          <w:trHeight w:val="458"/>
        </w:trPr>
        <w:tc>
          <w:tcPr>
            <w:tcW w:w="1697" w:type="dxa"/>
            <w:shd w:val="clear" w:color="auto" w:fill="EEECE1" w:themeFill="background2"/>
          </w:tcPr>
          <w:p w14:paraId="7694CB78" w14:textId="77777777" w:rsidR="004A652A" w:rsidRPr="00A646BE" w:rsidRDefault="004A652A" w:rsidP="000B0B68">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Pre-Condition</w:t>
            </w:r>
          </w:p>
        </w:tc>
        <w:tc>
          <w:tcPr>
            <w:tcW w:w="6723" w:type="dxa"/>
          </w:tcPr>
          <w:p w14:paraId="454EA990" w14:textId="47B4402F" w:rsidR="004A652A" w:rsidRPr="00A646BE" w:rsidRDefault="005C43D6" w:rsidP="000B0B68">
            <w:pPr>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IDSPL has received an Asset which has to be added to Inventory</w:t>
            </w:r>
          </w:p>
        </w:tc>
      </w:tr>
      <w:tr w:rsidR="004A652A" w:rsidRPr="00A646BE" w14:paraId="7209D7FA" w14:textId="77777777" w:rsidTr="00587C76">
        <w:trPr>
          <w:trHeight w:val="737"/>
        </w:trPr>
        <w:tc>
          <w:tcPr>
            <w:tcW w:w="1697" w:type="dxa"/>
            <w:shd w:val="clear" w:color="auto" w:fill="EEECE1" w:themeFill="background2"/>
          </w:tcPr>
          <w:p w14:paraId="27819011" w14:textId="77777777" w:rsidR="004A652A" w:rsidRPr="00A646BE" w:rsidRDefault="004A652A" w:rsidP="000B0B68">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Basic Flow</w:t>
            </w:r>
          </w:p>
        </w:tc>
        <w:tc>
          <w:tcPr>
            <w:tcW w:w="6723" w:type="dxa"/>
          </w:tcPr>
          <w:p w14:paraId="02A72156" w14:textId="61382F4B" w:rsidR="00DC5692" w:rsidRPr="00A646BE" w:rsidRDefault="00DC5692" w:rsidP="00DC5692">
            <w:pPr>
              <w:pStyle w:val="ListParagraph"/>
              <w:numPr>
                <w:ilvl w:val="0"/>
                <w:numId w:val="45"/>
              </w:numPr>
              <w:spacing w:line="0" w:lineRule="atLeast"/>
              <w:rPr>
                <w:rFonts w:asciiTheme="minorHAnsi" w:hAnsiTheme="minorHAnsi" w:cstheme="minorHAnsi"/>
              </w:rPr>
            </w:pPr>
            <w:r w:rsidRPr="00A646BE">
              <w:rPr>
                <w:rFonts w:asciiTheme="minorHAnsi" w:hAnsiTheme="minorHAnsi" w:cstheme="minorHAnsi"/>
              </w:rPr>
              <w:t>IDSPL has received the few assets from Banks</w:t>
            </w:r>
          </w:p>
          <w:p w14:paraId="3806A58D" w14:textId="22B79580" w:rsidR="004A652A" w:rsidRPr="00A646BE" w:rsidRDefault="00DC5692" w:rsidP="00587C76">
            <w:pPr>
              <w:pStyle w:val="ListParagraph"/>
              <w:numPr>
                <w:ilvl w:val="0"/>
                <w:numId w:val="45"/>
              </w:numPr>
              <w:spacing w:line="0" w:lineRule="atLeast"/>
              <w:rPr>
                <w:rFonts w:asciiTheme="minorHAnsi" w:hAnsiTheme="minorHAnsi" w:cstheme="minorHAnsi"/>
              </w:rPr>
            </w:pPr>
            <w:r w:rsidRPr="00A646BE">
              <w:rPr>
                <w:rFonts w:asciiTheme="minorHAnsi" w:hAnsiTheme="minorHAnsi" w:cstheme="minorHAnsi"/>
              </w:rPr>
              <w:t xml:space="preserve">Inventory Management User adds </w:t>
            </w:r>
            <w:r w:rsidR="00587C76" w:rsidRPr="00A646BE">
              <w:rPr>
                <w:rFonts w:asciiTheme="minorHAnsi" w:hAnsiTheme="minorHAnsi" w:cstheme="minorHAnsi"/>
              </w:rPr>
              <w:t xml:space="preserve">Assets one by </w:t>
            </w:r>
            <w:r w:rsidR="00755057" w:rsidRPr="00A646BE">
              <w:rPr>
                <w:rFonts w:asciiTheme="minorHAnsi" w:hAnsiTheme="minorHAnsi" w:cstheme="minorHAnsi"/>
              </w:rPr>
              <w:t>one using</w:t>
            </w:r>
            <w:r w:rsidR="00587C76" w:rsidRPr="00A646BE">
              <w:rPr>
                <w:rFonts w:asciiTheme="minorHAnsi" w:hAnsiTheme="minorHAnsi" w:cstheme="minorHAnsi"/>
              </w:rPr>
              <w:t xml:space="preserve"> Web UI.</w:t>
            </w:r>
            <w:r w:rsidRPr="00A646BE">
              <w:rPr>
                <w:rFonts w:asciiTheme="minorHAnsi" w:hAnsiTheme="minorHAnsi" w:cstheme="minorHAnsi"/>
              </w:rPr>
              <w:t xml:space="preserve"> </w:t>
            </w:r>
          </w:p>
        </w:tc>
      </w:tr>
    </w:tbl>
    <w:p w14:paraId="6A06DA25" w14:textId="77777777" w:rsidR="00056D81" w:rsidRPr="00A646BE" w:rsidRDefault="00056D81" w:rsidP="00056D81">
      <w:pPr>
        <w:pStyle w:val="ListParagraph"/>
        <w:rPr>
          <w:rFonts w:asciiTheme="minorHAnsi" w:hAnsiTheme="minorHAnsi" w:cstheme="minorHAnsi"/>
          <w:sz w:val="20"/>
          <w:szCs w:val="20"/>
        </w:rPr>
      </w:pPr>
    </w:p>
    <w:p w14:paraId="5177550E" w14:textId="77777777" w:rsidR="00056D81" w:rsidRPr="00A646BE" w:rsidRDefault="00056D81" w:rsidP="00056D81">
      <w:pPr>
        <w:pStyle w:val="ListParagraph"/>
        <w:spacing w:after="0" w:line="0" w:lineRule="atLeast"/>
        <w:ind w:left="1080"/>
        <w:rPr>
          <w:rFonts w:asciiTheme="minorHAnsi" w:hAnsiTheme="minorHAnsi" w:cstheme="minorHAnsi"/>
          <w:sz w:val="20"/>
          <w:szCs w:val="20"/>
        </w:rPr>
      </w:pPr>
    </w:p>
    <w:p w14:paraId="17EBCDFF" w14:textId="775AD7E0" w:rsidR="00056D81" w:rsidRPr="00A646BE" w:rsidRDefault="00056D81" w:rsidP="004B032D">
      <w:pPr>
        <w:pStyle w:val="ListParagraph"/>
        <w:numPr>
          <w:ilvl w:val="0"/>
          <w:numId w:val="31"/>
        </w:numPr>
        <w:spacing w:after="0" w:line="240" w:lineRule="auto"/>
        <w:rPr>
          <w:rFonts w:asciiTheme="minorHAnsi" w:eastAsia="Times New Roman" w:hAnsiTheme="minorHAnsi" w:cstheme="minorHAnsi"/>
          <w:sz w:val="20"/>
          <w:szCs w:val="20"/>
        </w:rPr>
      </w:pPr>
      <w:r w:rsidRPr="00A646BE">
        <w:rPr>
          <w:rFonts w:asciiTheme="minorHAnsi" w:eastAsia="Times New Roman" w:hAnsiTheme="minorHAnsi" w:cstheme="minorHAnsi"/>
          <w:sz w:val="20"/>
          <w:szCs w:val="20"/>
        </w:rPr>
        <w:t xml:space="preserve">Updating the </w:t>
      </w:r>
      <w:r w:rsidR="004B04E7" w:rsidRPr="00A646BE">
        <w:rPr>
          <w:rFonts w:asciiTheme="minorHAnsi" w:eastAsia="Times New Roman" w:hAnsiTheme="minorHAnsi" w:cstheme="minorHAnsi"/>
          <w:sz w:val="20"/>
          <w:szCs w:val="20"/>
        </w:rPr>
        <w:t xml:space="preserve">Inventory </w:t>
      </w:r>
      <w:r w:rsidRPr="00A646BE">
        <w:rPr>
          <w:rFonts w:asciiTheme="minorHAnsi" w:eastAsia="Times New Roman" w:hAnsiTheme="minorHAnsi" w:cstheme="minorHAnsi"/>
          <w:sz w:val="20"/>
          <w:szCs w:val="20"/>
        </w:rPr>
        <w:t>system while issuing/receiving(Asset In/Out) Inventory items</w:t>
      </w:r>
    </w:p>
    <w:p w14:paraId="7318AEE6" w14:textId="77777777" w:rsidR="00E73BA4" w:rsidRPr="00A646BE" w:rsidRDefault="00E73BA4" w:rsidP="00E73BA4">
      <w:pPr>
        <w:pStyle w:val="ListParagraph"/>
        <w:spacing w:after="0" w:line="0" w:lineRule="atLeast"/>
        <w:ind w:left="1080"/>
        <w:rPr>
          <w:rFonts w:asciiTheme="minorHAnsi" w:hAnsiTheme="minorHAnsi" w:cstheme="minorHAnsi"/>
          <w:sz w:val="20"/>
          <w:szCs w:val="20"/>
        </w:rPr>
      </w:pPr>
    </w:p>
    <w:tbl>
      <w:tblPr>
        <w:tblStyle w:val="TableGrid"/>
        <w:tblW w:w="0" w:type="auto"/>
        <w:tblInd w:w="1015" w:type="dxa"/>
        <w:tblLook w:val="04A0" w:firstRow="1" w:lastRow="0" w:firstColumn="1" w:lastColumn="0" w:noHBand="0" w:noVBand="1"/>
      </w:tblPr>
      <w:tblGrid>
        <w:gridCol w:w="1697"/>
        <w:gridCol w:w="6723"/>
      </w:tblGrid>
      <w:tr w:rsidR="00DB6EA8" w:rsidRPr="00A646BE" w14:paraId="20486D99" w14:textId="77777777" w:rsidTr="000B0B68">
        <w:trPr>
          <w:trHeight w:val="406"/>
        </w:trPr>
        <w:tc>
          <w:tcPr>
            <w:tcW w:w="1697" w:type="dxa"/>
            <w:shd w:val="clear" w:color="auto" w:fill="EEECE1" w:themeFill="background2"/>
          </w:tcPr>
          <w:p w14:paraId="62FE706B" w14:textId="77777777" w:rsidR="00DB6EA8" w:rsidRPr="00A646BE" w:rsidRDefault="00DB6EA8" w:rsidP="000B0B68">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Use Case Name</w:t>
            </w:r>
          </w:p>
        </w:tc>
        <w:tc>
          <w:tcPr>
            <w:tcW w:w="6723" w:type="dxa"/>
          </w:tcPr>
          <w:p w14:paraId="63FDF261" w14:textId="18E3BD1E" w:rsidR="00DB6EA8" w:rsidRPr="00A646BE" w:rsidRDefault="004B04E7" w:rsidP="009D6EC2">
            <w:pPr>
              <w:spacing w:after="0" w:line="0" w:lineRule="atLeast"/>
              <w:rPr>
                <w:rFonts w:asciiTheme="minorHAnsi" w:hAnsiTheme="minorHAnsi" w:cstheme="minorHAnsi"/>
              </w:rPr>
            </w:pPr>
            <w:r w:rsidRPr="00A646BE">
              <w:rPr>
                <w:rFonts w:asciiTheme="minorHAnsi" w:hAnsiTheme="minorHAnsi" w:cstheme="minorHAnsi"/>
              </w:rPr>
              <w:t>Updating the Inventory system while issuing/receiving (Asset In/Out) Inventory items</w:t>
            </w:r>
          </w:p>
        </w:tc>
      </w:tr>
      <w:tr w:rsidR="00DB6EA8" w:rsidRPr="00A646BE" w14:paraId="3614A93D" w14:textId="77777777" w:rsidTr="000B0B68">
        <w:trPr>
          <w:trHeight w:val="653"/>
        </w:trPr>
        <w:tc>
          <w:tcPr>
            <w:tcW w:w="1697" w:type="dxa"/>
            <w:shd w:val="clear" w:color="auto" w:fill="EEECE1" w:themeFill="background2"/>
          </w:tcPr>
          <w:p w14:paraId="15A151D0" w14:textId="77777777" w:rsidR="00DB6EA8" w:rsidRPr="00A646BE" w:rsidRDefault="00DB6EA8" w:rsidP="000B0B68">
            <w:pPr>
              <w:jc w:val="left"/>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Use Case Description</w:t>
            </w:r>
          </w:p>
        </w:tc>
        <w:tc>
          <w:tcPr>
            <w:tcW w:w="6723" w:type="dxa"/>
          </w:tcPr>
          <w:p w14:paraId="0DDB6DEC" w14:textId="2E8B0385" w:rsidR="00DB6EA8" w:rsidRPr="00A646BE" w:rsidRDefault="004B04E7" w:rsidP="000B0B68">
            <w:pPr>
              <w:spacing w:after="0" w:line="0" w:lineRule="atLeast"/>
              <w:rPr>
                <w:rFonts w:asciiTheme="minorHAnsi" w:hAnsiTheme="minorHAnsi" w:cstheme="minorHAnsi"/>
              </w:rPr>
            </w:pPr>
            <w:r w:rsidRPr="00A646BE">
              <w:rPr>
                <w:rFonts w:asciiTheme="minorHAnsi" w:hAnsiTheme="minorHAnsi" w:cstheme="minorHAnsi"/>
              </w:rPr>
              <w:t>On the daily basis, Inventory Management User keeps receiving the Inventory from various entities and also keeps issuing the Inventory to various entities. User has to update the Asset In/Out in the Inventory Management system which will ease the Inventory Tracking mechanism.</w:t>
            </w:r>
          </w:p>
        </w:tc>
      </w:tr>
      <w:tr w:rsidR="00DB6EA8" w:rsidRPr="00A646BE" w14:paraId="3130AC05" w14:textId="77777777" w:rsidTr="000B0B68">
        <w:trPr>
          <w:trHeight w:val="392"/>
        </w:trPr>
        <w:tc>
          <w:tcPr>
            <w:tcW w:w="1697" w:type="dxa"/>
            <w:shd w:val="clear" w:color="auto" w:fill="EEECE1" w:themeFill="background2"/>
          </w:tcPr>
          <w:p w14:paraId="51AD4CF8" w14:textId="77777777" w:rsidR="00DB6EA8" w:rsidRPr="00A646BE" w:rsidRDefault="00DB6EA8" w:rsidP="000B0B68">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Primary Actor</w:t>
            </w:r>
          </w:p>
        </w:tc>
        <w:tc>
          <w:tcPr>
            <w:tcW w:w="6723" w:type="dxa"/>
          </w:tcPr>
          <w:p w14:paraId="006EAEB3" w14:textId="578B80B8" w:rsidR="00DB6EA8" w:rsidRPr="00A646BE" w:rsidRDefault="00DB6EA8" w:rsidP="000B0B68">
            <w:pPr>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Inventory Management User</w:t>
            </w:r>
          </w:p>
        </w:tc>
      </w:tr>
      <w:tr w:rsidR="00DB6EA8" w:rsidRPr="00A646BE" w14:paraId="75DD01A8" w14:textId="77777777" w:rsidTr="00D218B5">
        <w:trPr>
          <w:trHeight w:val="440"/>
        </w:trPr>
        <w:tc>
          <w:tcPr>
            <w:tcW w:w="1697" w:type="dxa"/>
            <w:shd w:val="clear" w:color="auto" w:fill="EEECE1" w:themeFill="background2"/>
          </w:tcPr>
          <w:p w14:paraId="33440EFD" w14:textId="77777777" w:rsidR="00DB6EA8" w:rsidRPr="00A646BE" w:rsidRDefault="00DB6EA8" w:rsidP="000B0B68">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Pre-Condition</w:t>
            </w:r>
          </w:p>
        </w:tc>
        <w:tc>
          <w:tcPr>
            <w:tcW w:w="6723" w:type="dxa"/>
          </w:tcPr>
          <w:p w14:paraId="54FFD6B7" w14:textId="59F9B469" w:rsidR="00DB6EA8" w:rsidRPr="00A646BE" w:rsidRDefault="00D50631" w:rsidP="000B0B68">
            <w:pPr>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User receives or need to issue the Asset.</w:t>
            </w:r>
          </w:p>
        </w:tc>
      </w:tr>
      <w:tr w:rsidR="00DB6EA8" w:rsidRPr="00A646BE" w14:paraId="22F14D52" w14:textId="77777777" w:rsidTr="000B0B68">
        <w:trPr>
          <w:trHeight w:val="1295"/>
        </w:trPr>
        <w:tc>
          <w:tcPr>
            <w:tcW w:w="1697" w:type="dxa"/>
            <w:shd w:val="clear" w:color="auto" w:fill="EEECE1" w:themeFill="background2"/>
          </w:tcPr>
          <w:p w14:paraId="3A958404" w14:textId="77777777" w:rsidR="00DB6EA8" w:rsidRPr="00A646BE" w:rsidRDefault="00DB6EA8" w:rsidP="000B0B68">
            <w:pPr>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lastRenderedPageBreak/>
              <w:t>Basic Flow</w:t>
            </w:r>
          </w:p>
        </w:tc>
        <w:tc>
          <w:tcPr>
            <w:tcW w:w="6723" w:type="dxa"/>
          </w:tcPr>
          <w:p w14:paraId="3DAC968A" w14:textId="12E286A4" w:rsidR="00D218B5" w:rsidRPr="00A646BE" w:rsidRDefault="00D218B5" w:rsidP="003C2A34">
            <w:p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When Asset is received from outside</w:t>
            </w:r>
            <w:r w:rsidR="00BD4C7B" w:rsidRPr="00A646BE">
              <w:rPr>
                <w:rFonts w:asciiTheme="minorHAnsi" w:hAnsiTheme="minorHAnsi" w:cstheme="minorHAnsi"/>
                <w:bdr w:val="none" w:sz="0" w:space="0" w:color="auto" w:frame="1"/>
              </w:rPr>
              <w:t>, then User has to update the details from it is received, from whom it is received, asset details in Inventory System</w:t>
            </w:r>
          </w:p>
          <w:p w14:paraId="31B8527C" w14:textId="3D76D759" w:rsidR="00D218B5" w:rsidRPr="00A646BE" w:rsidRDefault="00D218B5" w:rsidP="003C2A34">
            <w:pPr>
              <w:spacing w:after="0"/>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Flow for Asset In</w:t>
            </w:r>
          </w:p>
          <w:p w14:paraId="1330433B" w14:textId="3F21F4E0" w:rsidR="00A82166" w:rsidRPr="00A646BE" w:rsidRDefault="00A82166" w:rsidP="003C2A34">
            <w:pPr>
              <w:spacing w:after="0"/>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Receive Details</w:t>
            </w:r>
          </w:p>
          <w:p w14:paraId="3DE9598E" w14:textId="4EE6FDE1" w:rsidR="00027D17" w:rsidRPr="00A646BE" w:rsidRDefault="00BD4C7B" w:rsidP="003C2A34">
            <w:pPr>
              <w:pStyle w:val="ListParagraph"/>
              <w:numPr>
                <w:ilvl w:val="0"/>
                <w:numId w:val="57"/>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Zone</w:t>
            </w:r>
          </w:p>
          <w:p w14:paraId="0EA67782" w14:textId="6DA05B36" w:rsidR="00BD4C7B" w:rsidRPr="00A646BE" w:rsidRDefault="00BD4C7B" w:rsidP="003C2A34">
            <w:pPr>
              <w:pStyle w:val="ListParagraph"/>
              <w:numPr>
                <w:ilvl w:val="0"/>
                <w:numId w:val="57"/>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State</w:t>
            </w:r>
          </w:p>
          <w:p w14:paraId="3BD82506" w14:textId="6845314D" w:rsidR="00BD4C7B" w:rsidRPr="00A646BE" w:rsidRDefault="00BD4C7B" w:rsidP="003C2A34">
            <w:pPr>
              <w:pStyle w:val="ListParagraph"/>
              <w:numPr>
                <w:ilvl w:val="0"/>
                <w:numId w:val="57"/>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Receive Date</w:t>
            </w:r>
          </w:p>
          <w:p w14:paraId="41813322" w14:textId="355121E4" w:rsidR="00BD4C7B" w:rsidRPr="00A646BE" w:rsidRDefault="00BD4C7B" w:rsidP="003C2A34">
            <w:pPr>
              <w:pStyle w:val="ListParagraph"/>
              <w:numPr>
                <w:ilvl w:val="0"/>
                <w:numId w:val="57"/>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Receive Place</w:t>
            </w:r>
          </w:p>
          <w:p w14:paraId="048DF2C3" w14:textId="335FDF25" w:rsidR="00BD4C7B" w:rsidRPr="00A646BE" w:rsidRDefault="00BD4C7B" w:rsidP="003C2A34">
            <w:pPr>
              <w:pStyle w:val="ListParagraph"/>
              <w:numPr>
                <w:ilvl w:val="0"/>
                <w:numId w:val="57"/>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Received by</w:t>
            </w:r>
          </w:p>
          <w:p w14:paraId="000056D4" w14:textId="145D13B8" w:rsidR="00BD4C7B" w:rsidRPr="00A646BE" w:rsidRDefault="00BD4C7B" w:rsidP="003C2A34">
            <w:pPr>
              <w:pStyle w:val="ListParagraph"/>
              <w:numPr>
                <w:ilvl w:val="0"/>
                <w:numId w:val="57"/>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Received from – entity</w:t>
            </w:r>
          </w:p>
          <w:p w14:paraId="6300FBF5" w14:textId="3BF3CDB4" w:rsidR="00BD4C7B" w:rsidRPr="00A646BE" w:rsidRDefault="00A82166" w:rsidP="003C2A34">
            <w:pPr>
              <w:pStyle w:val="ListParagraph"/>
              <w:numPr>
                <w:ilvl w:val="0"/>
                <w:numId w:val="57"/>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Received from – Details</w:t>
            </w:r>
          </w:p>
          <w:p w14:paraId="383E53FD" w14:textId="364CF1AD" w:rsidR="00A82166" w:rsidRPr="00A646BE" w:rsidRDefault="00A82166" w:rsidP="003C2A34">
            <w:pPr>
              <w:spacing w:after="0"/>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Mode</w:t>
            </w:r>
          </w:p>
          <w:p w14:paraId="07E21EAF" w14:textId="3C980731" w:rsidR="00A82166" w:rsidRPr="00A646BE" w:rsidRDefault="00A82166" w:rsidP="003C2A34">
            <w:pPr>
              <w:pStyle w:val="ListParagraph"/>
              <w:numPr>
                <w:ilvl w:val="0"/>
                <w:numId w:val="57"/>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By Hand/Courier – radio button</w:t>
            </w:r>
          </w:p>
          <w:p w14:paraId="0ACF3495" w14:textId="77777777" w:rsidR="00A82166" w:rsidRPr="00A646BE" w:rsidRDefault="00A82166" w:rsidP="003C2A34">
            <w:pPr>
              <w:pStyle w:val="ListParagraph"/>
              <w:numPr>
                <w:ilvl w:val="0"/>
                <w:numId w:val="57"/>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Courier Name: ID(from Masters)</w:t>
            </w:r>
          </w:p>
          <w:p w14:paraId="4A20F891" w14:textId="77777777" w:rsidR="00A82166" w:rsidRPr="00A646BE" w:rsidRDefault="00A82166" w:rsidP="003C2A34">
            <w:pPr>
              <w:pStyle w:val="ListParagraph"/>
              <w:numPr>
                <w:ilvl w:val="0"/>
                <w:numId w:val="57"/>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POD/AWB – Mandatory (scan copy upload)</w:t>
            </w:r>
          </w:p>
          <w:p w14:paraId="6DECC01B" w14:textId="77777777" w:rsidR="00A82166" w:rsidRPr="00A646BE" w:rsidRDefault="00A82166" w:rsidP="003C2A34">
            <w:pPr>
              <w:pStyle w:val="ListParagraph"/>
              <w:numPr>
                <w:ilvl w:val="0"/>
                <w:numId w:val="57"/>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GRN - Mandatory</w:t>
            </w:r>
          </w:p>
          <w:p w14:paraId="2E92C3D8" w14:textId="77777777" w:rsidR="00A82166" w:rsidRPr="00A646BE" w:rsidRDefault="00A82166" w:rsidP="003C2A34">
            <w:pPr>
              <w:pStyle w:val="ListParagraph"/>
              <w:numPr>
                <w:ilvl w:val="0"/>
                <w:numId w:val="57"/>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GTR – Mandatory</w:t>
            </w:r>
          </w:p>
          <w:p w14:paraId="4F700F02" w14:textId="77777777" w:rsidR="00A82166" w:rsidRPr="00A646BE" w:rsidRDefault="00A82166" w:rsidP="003C2A34">
            <w:pPr>
              <w:pStyle w:val="ListParagraph"/>
              <w:numPr>
                <w:ilvl w:val="0"/>
                <w:numId w:val="57"/>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STN – Mandatory (scan copy upload)</w:t>
            </w:r>
          </w:p>
          <w:p w14:paraId="18FC9BE4" w14:textId="74121D4B" w:rsidR="00A82166" w:rsidRPr="00A646BE" w:rsidRDefault="00A82166" w:rsidP="003C2A34">
            <w:pPr>
              <w:pStyle w:val="ListParagraph"/>
              <w:numPr>
                <w:ilvl w:val="0"/>
                <w:numId w:val="57"/>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Eway bill – Mandatory (scan copy upload)</w:t>
            </w:r>
          </w:p>
          <w:p w14:paraId="75FABEF4" w14:textId="6B38E44E" w:rsidR="00D06C3F" w:rsidRPr="00A646BE" w:rsidRDefault="00D06C3F" w:rsidP="003C2A34">
            <w:pPr>
              <w:spacing w:after="0"/>
              <w:rPr>
                <w:rFonts w:asciiTheme="minorHAnsi" w:hAnsiTheme="minorHAnsi" w:cstheme="minorHAnsi"/>
                <w:bdr w:val="none" w:sz="0" w:space="0" w:color="auto" w:frame="1"/>
              </w:rPr>
            </w:pPr>
          </w:p>
          <w:p w14:paraId="0D47021D" w14:textId="77777777" w:rsidR="00D06C3F" w:rsidRPr="00A646BE" w:rsidRDefault="00D06C3F" w:rsidP="003C2A34">
            <w:pPr>
              <w:spacing w:after="0"/>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Terminal Details</w:t>
            </w:r>
          </w:p>
          <w:p w14:paraId="7828D8BD" w14:textId="77777777" w:rsidR="00D06C3F" w:rsidRPr="00A646BE" w:rsidRDefault="00D06C3F" w:rsidP="003C2A34">
            <w:pPr>
              <w:pStyle w:val="ListParagraph"/>
              <w:numPr>
                <w:ilvl w:val="0"/>
                <w:numId w:val="57"/>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Terminal Serial Number – to be scanned using bar code reader</w:t>
            </w:r>
          </w:p>
          <w:p w14:paraId="520FD26E" w14:textId="77777777" w:rsidR="00D06C3F" w:rsidRPr="00A646BE" w:rsidRDefault="00D06C3F" w:rsidP="003C2A34">
            <w:pPr>
              <w:pStyle w:val="ListParagraph"/>
              <w:numPr>
                <w:ilvl w:val="0"/>
                <w:numId w:val="57"/>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EDC Model – drop down list. (from masters)</w:t>
            </w:r>
          </w:p>
          <w:p w14:paraId="4408A4E5" w14:textId="77777777" w:rsidR="00D06C3F" w:rsidRPr="00A646BE" w:rsidRDefault="00D06C3F" w:rsidP="003C2A34">
            <w:pPr>
              <w:pStyle w:val="ListParagraph"/>
              <w:numPr>
                <w:ilvl w:val="0"/>
                <w:numId w:val="57"/>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EDC Type – PSTN, GPRS, 2G+Wi-Fi, 3G+Wi-Fi, 4G+Wi-Fi</w:t>
            </w:r>
          </w:p>
          <w:p w14:paraId="1AAAC45A" w14:textId="77777777" w:rsidR="00D06C3F" w:rsidRPr="00A646BE" w:rsidRDefault="00D06C3F" w:rsidP="003C2A34">
            <w:pPr>
              <w:pStyle w:val="ListParagraph"/>
              <w:numPr>
                <w:ilvl w:val="0"/>
                <w:numId w:val="57"/>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Client – from master list</w:t>
            </w:r>
          </w:p>
          <w:p w14:paraId="243B7E66" w14:textId="77777777" w:rsidR="00D06C3F" w:rsidRPr="00A646BE" w:rsidRDefault="00D06C3F" w:rsidP="003C2A34">
            <w:pPr>
              <w:pStyle w:val="ListParagraph"/>
              <w:numPr>
                <w:ilvl w:val="0"/>
                <w:numId w:val="57"/>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Bank – from master list</w:t>
            </w:r>
          </w:p>
          <w:p w14:paraId="196CD065" w14:textId="77777777" w:rsidR="00D06C3F" w:rsidRPr="00A646BE" w:rsidRDefault="00D06C3F" w:rsidP="003C2A34">
            <w:pPr>
              <w:pStyle w:val="ListParagraph"/>
              <w:numPr>
                <w:ilvl w:val="0"/>
                <w:numId w:val="57"/>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Ownership – from master list</w:t>
            </w:r>
          </w:p>
          <w:p w14:paraId="7E837526" w14:textId="77777777" w:rsidR="00D06C3F" w:rsidRPr="00A646BE" w:rsidRDefault="00D06C3F" w:rsidP="003C2A34">
            <w:pPr>
              <w:pStyle w:val="ListParagraph"/>
              <w:numPr>
                <w:ilvl w:val="0"/>
                <w:numId w:val="57"/>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Asset Status – Working/Defective/BER/TBC</w:t>
            </w:r>
          </w:p>
          <w:p w14:paraId="009B7F99" w14:textId="77777777" w:rsidR="00D06C3F" w:rsidRPr="00A646BE" w:rsidRDefault="00D06C3F" w:rsidP="003C2A34">
            <w:pPr>
              <w:spacing w:after="0"/>
              <w:rPr>
                <w:rFonts w:asciiTheme="minorHAnsi" w:hAnsiTheme="minorHAnsi" w:cstheme="minorHAnsi"/>
                <w:bdr w:val="none" w:sz="0" w:space="0" w:color="auto" w:frame="1"/>
              </w:rPr>
            </w:pPr>
          </w:p>
          <w:p w14:paraId="4178FCBA" w14:textId="11460171" w:rsidR="003027CD" w:rsidRPr="00A646BE" w:rsidRDefault="003027CD" w:rsidP="003C2A34">
            <w:pPr>
              <w:spacing w:after="0"/>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Flow for Asset Out</w:t>
            </w:r>
          </w:p>
          <w:p w14:paraId="45B2164E" w14:textId="6B676F95" w:rsidR="003027CD" w:rsidRPr="00A646BE" w:rsidRDefault="003027CD" w:rsidP="003C2A34">
            <w:pPr>
              <w:spacing w:after="0"/>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Allocation Details</w:t>
            </w:r>
          </w:p>
          <w:p w14:paraId="7A309472" w14:textId="4D5295D8" w:rsidR="003027CD" w:rsidRPr="00A646BE" w:rsidRDefault="003027CD" w:rsidP="003C2A34">
            <w:pPr>
              <w:pStyle w:val="ListParagraph"/>
              <w:numPr>
                <w:ilvl w:val="0"/>
                <w:numId w:val="57"/>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Zone</w:t>
            </w:r>
          </w:p>
          <w:p w14:paraId="744B62E5" w14:textId="6A284DBD" w:rsidR="003027CD" w:rsidRPr="00A646BE" w:rsidRDefault="003027CD" w:rsidP="003C2A34">
            <w:pPr>
              <w:pStyle w:val="ListParagraph"/>
              <w:numPr>
                <w:ilvl w:val="0"/>
                <w:numId w:val="57"/>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State</w:t>
            </w:r>
          </w:p>
          <w:p w14:paraId="273B4678" w14:textId="130B933B" w:rsidR="003027CD" w:rsidRPr="00A646BE" w:rsidRDefault="003027CD" w:rsidP="003C2A34">
            <w:pPr>
              <w:pStyle w:val="ListParagraph"/>
              <w:numPr>
                <w:ilvl w:val="0"/>
                <w:numId w:val="57"/>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Allocate Date</w:t>
            </w:r>
          </w:p>
          <w:p w14:paraId="3E1BF355" w14:textId="6399CDBA" w:rsidR="003027CD" w:rsidRPr="00A646BE" w:rsidRDefault="00793412" w:rsidP="003C2A34">
            <w:pPr>
              <w:pStyle w:val="ListParagraph"/>
              <w:numPr>
                <w:ilvl w:val="0"/>
                <w:numId w:val="57"/>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Place of allocation</w:t>
            </w:r>
          </w:p>
          <w:p w14:paraId="1E765375" w14:textId="2C576DEF" w:rsidR="00793412" w:rsidRPr="00A646BE" w:rsidRDefault="00793412" w:rsidP="003C2A34">
            <w:pPr>
              <w:pStyle w:val="ListParagraph"/>
              <w:numPr>
                <w:ilvl w:val="0"/>
                <w:numId w:val="57"/>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Allocated by</w:t>
            </w:r>
          </w:p>
          <w:p w14:paraId="3121471C" w14:textId="58718C06" w:rsidR="00793412" w:rsidRPr="00A646BE" w:rsidRDefault="00793412" w:rsidP="003C2A34">
            <w:pPr>
              <w:spacing w:after="0"/>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Allocated To</w:t>
            </w:r>
          </w:p>
          <w:p w14:paraId="1715B4BF" w14:textId="5DCD1FAF" w:rsidR="00793412" w:rsidRPr="00A646BE" w:rsidRDefault="0092422D" w:rsidP="003C2A34">
            <w:pPr>
              <w:pStyle w:val="ListParagraph"/>
              <w:numPr>
                <w:ilvl w:val="0"/>
                <w:numId w:val="58"/>
              </w:numPr>
              <w:spacing w:after="0"/>
              <w:rPr>
                <w:rFonts w:asciiTheme="minorHAnsi" w:hAnsiTheme="minorHAnsi" w:cstheme="minorHAnsi"/>
                <w:bdr w:val="none" w:sz="0" w:space="0" w:color="auto" w:frame="1"/>
              </w:rPr>
            </w:pPr>
            <w:commentRangeStart w:id="44"/>
            <w:r w:rsidRPr="00A646BE">
              <w:rPr>
                <w:rFonts w:asciiTheme="minorHAnsi" w:hAnsiTheme="minorHAnsi" w:cstheme="minorHAnsi"/>
                <w:bdr w:val="none" w:sz="0" w:space="0" w:color="auto" w:frame="1"/>
              </w:rPr>
              <w:t>Entity</w:t>
            </w:r>
            <w:commentRangeEnd w:id="44"/>
            <w:r>
              <w:rPr>
                <w:rStyle w:val="CommentReference"/>
              </w:rPr>
              <w:commentReference w:id="44"/>
            </w:r>
          </w:p>
          <w:p w14:paraId="6EC354DA" w14:textId="4CC7F112" w:rsidR="00793412" w:rsidRPr="00A646BE" w:rsidRDefault="00793412" w:rsidP="003C2A34">
            <w:pPr>
              <w:pStyle w:val="ListParagraph"/>
              <w:numPr>
                <w:ilvl w:val="0"/>
                <w:numId w:val="58"/>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Details</w:t>
            </w:r>
          </w:p>
          <w:p w14:paraId="2D781914" w14:textId="6939F79F" w:rsidR="00793412" w:rsidRPr="00A646BE" w:rsidRDefault="00793412" w:rsidP="003C2A34">
            <w:pPr>
              <w:pStyle w:val="ListParagraph"/>
              <w:numPr>
                <w:ilvl w:val="0"/>
                <w:numId w:val="58"/>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IM Approval code</w:t>
            </w:r>
          </w:p>
          <w:p w14:paraId="46D31BBF" w14:textId="4EE5BB23" w:rsidR="00AC6722" w:rsidRPr="00A646BE" w:rsidRDefault="00AC6722" w:rsidP="003C2A34">
            <w:pPr>
              <w:spacing w:after="0"/>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Mode</w:t>
            </w:r>
          </w:p>
          <w:p w14:paraId="2BDC538B" w14:textId="77777777" w:rsidR="00AC6722" w:rsidRPr="00A646BE" w:rsidRDefault="00AC6722" w:rsidP="003C2A34">
            <w:pPr>
              <w:pStyle w:val="ListParagraph"/>
              <w:numPr>
                <w:ilvl w:val="0"/>
                <w:numId w:val="58"/>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By Hand/Courier – radio button</w:t>
            </w:r>
          </w:p>
          <w:p w14:paraId="7BB94359" w14:textId="77777777" w:rsidR="00AC6722" w:rsidRPr="00A646BE" w:rsidRDefault="00AC6722" w:rsidP="003C2A34">
            <w:pPr>
              <w:pStyle w:val="ListParagraph"/>
              <w:numPr>
                <w:ilvl w:val="0"/>
                <w:numId w:val="58"/>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Courier Name: ID(from Masters)</w:t>
            </w:r>
          </w:p>
          <w:p w14:paraId="0D59A4D9" w14:textId="77777777" w:rsidR="00AC6722" w:rsidRPr="00A646BE" w:rsidRDefault="00AC6722" w:rsidP="003C2A34">
            <w:pPr>
              <w:pStyle w:val="ListParagraph"/>
              <w:numPr>
                <w:ilvl w:val="0"/>
                <w:numId w:val="58"/>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POD/AWB – Mandatory (scan copy upload)</w:t>
            </w:r>
          </w:p>
          <w:p w14:paraId="4315C185" w14:textId="77777777" w:rsidR="00AC6722" w:rsidRPr="00A646BE" w:rsidRDefault="00AC6722" w:rsidP="003C2A34">
            <w:pPr>
              <w:pStyle w:val="ListParagraph"/>
              <w:numPr>
                <w:ilvl w:val="0"/>
                <w:numId w:val="58"/>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GRN - Mandatory</w:t>
            </w:r>
          </w:p>
          <w:p w14:paraId="34ADD6FF" w14:textId="77777777" w:rsidR="00AC6722" w:rsidRPr="00A646BE" w:rsidRDefault="00AC6722" w:rsidP="003C2A34">
            <w:pPr>
              <w:pStyle w:val="ListParagraph"/>
              <w:numPr>
                <w:ilvl w:val="0"/>
                <w:numId w:val="58"/>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GTR – Mandatory</w:t>
            </w:r>
          </w:p>
          <w:p w14:paraId="0C1DB9A6" w14:textId="77777777" w:rsidR="00AC6722" w:rsidRPr="00A646BE" w:rsidRDefault="00AC6722" w:rsidP="003C2A34">
            <w:pPr>
              <w:pStyle w:val="ListParagraph"/>
              <w:numPr>
                <w:ilvl w:val="0"/>
                <w:numId w:val="58"/>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STN – Mandatory (scan copy upload)</w:t>
            </w:r>
          </w:p>
          <w:p w14:paraId="6B67D3F1" w14:textId="77777777" w:rsidR="00AC6722" w:rsidRPr="00A646BE" w:rsidRDefault="00AC6722" w:rsidP="003C2A34">
            <w:pPr>
              <w:pStyle w:val="ListParagraph"/>
              <w:numPr>
                <w:ilvl w:val="0"/>
                <w:numId w:val="58"/>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Eway bill – Mandatory (scan copy upload)</w:t>
            </w:r>
          </w:p>
          <w:p w14:paraId="093ABF10" w14:textId="77777777" w:rsidR="00AC6722" w:rsidRPr="00A646BE" w:rsidRDefault="00AC6722" w:rsidP="003C2A34">
            <w:pPr>
              <w:spacing w:after="0"/>
              <w:rPr>
                <w:rFonts w:asciiTheme="minorHAnsi" w:hAnsiTheme="minorHAnsi" w:cstheme="minorHAnsi"/>
                <w:bdr w:val="none" w:sz="0" w:space="0" w:color="auto" w:frame="1"/>
              </w:rPr>
            </w:pPr>
          </w:p>
          <w:p w14:paraId="2DC07BB1" w14:textId="77777777" w:rsidR="00AC6722" w:rsidRPr="00A646BE" w:rsidRDefault="00AC6722" w:rsidP="003C2A34">
            <w:pPr>
              <w:spacing w:after="0"/>
              <w:rPr>
                <w:rFonts w:asciiTheme="minorHAnsi" w:hAnsiTheme="minorHAnsi" w:cstheme="minorHAnsi"/>
                <w:b/>
                <w:bCs/>
                <w:bdr w:val="none" w:sz="0" w:space="0" w:color="auto" w:frame="1"/>
              </w:rPr>
            </w:pPr>
            <w:r w:rsidRPr="00A646BE">
              <w:rPr>
                <w:rFonts w:asciiTheme="minorHAnsi" w:hAnsiTheme="minorHAnsi" w:cstheme="minorHAnsi"/>
                <w:b/>
                <w:bCs/>
                <w:bdr w:val="none" w:sz="0" w:space="0" w:color="auto" w:frame="1"/>
              </w:rPr>
              <w:t>Terminal Details</w:t>
            </w:r>
          </w:p>
          <w:p w14:paraId="4C55F597" w14:textId="6E6BAB02" w:rsidR="00AC6722" w:rsidRPr="00A646BE" w:rsidRDefault="00AC6722" w:rsidP="003C2A34">
            <w:pPr>
              <w:pStyle w:val="ListParagraph"/>
              <w:numPr>
                <w:ilvl w:val="0"/>
                <w:numId w:val="58"/>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lastRenderedPageBreak/>
              <w:t>Terminal Serial Number – to be scanned using bar code reader</w:t>
            </w:r>
          </w:p>
          <w:p w14:paraId="338C58D3" w14:textId="6063638B" w:rsidR="00DF3211" w:rsidRPr="00A646BE" w:rsidRDefault="00DF3211" w:rsidP="003C2A34">
            <w:pPr>
              <w:pStyle w:val="ListParagraph"/>
              <w:numPr>
                <w:ilvl w:val="0"/>
                <w:numId w:val="58"/>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TID</w:t>
            </w:r>
          </w:p>
          <w:p w14:paraId="18BB75DA" w14:textId="4B29235C" w:rsidR="00AC6722" w:rsidRPr="00A646BE" w:rsidRDefault="00AC6722" w:rsidP="003C2A34">
            <w:pPr>
              <w:pStyle w:val="ListParagraph"/>
              <w:numPr>
                <w:ilvl w:val="0"/>
                <w:numId w:val="58"/>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EDC Model – drop down list. (</w:t>
            </w:r>
            <w:del w:id="45" w:author="Neha Vishwakarma2" w:date="2022-06-29T13:45:00Z">
              <w:r w:rsidRPr="00A646BE" w:rsidDel="0092422D">
                <w:rPr>
                  <w:rFonts w:asciiTheme="minorHAnsi" w:hAnsiTheme="minorHAnsi" w:cstheme="minorHAnsi"/>
                  <w:bdr w:val="none" w:sz="0" w:space="0" w:color="auto" w:frame="1"/>
                </w:rPr>
                <w:delText>from</w:delText>
              </w:r>
            </w:del>
            <w:ins w:id="46" w:author="Neha Vishwakarma2" w:date="2022-06-29T13:45:00Z">
              <w:r w:rsidR="0092422D" w:rsidRPr="00A646BE">
                <w:rPr>
                  <w:rFonts w:asciiTheme="minorHAnsi" w:hAnsiTheme="minorHAnsi" w:cstheme="minorHAnsi"/>
                  <w:bdr w:val="none" w:sz="0" w:space="0" w:color="auto" w:frame="1"/>
                </w:rPr>
                <w:t>From</w:t>
              </w:r>
            </w:ins>
            <w:r w:rsidRPr="00A646BE">
              <w:rPr>
                <w:rFonts w:asciiTheme="minorHAnsi" w:hAnsiTheme="minorHAnsi" w:cstheme="minorHAnsi"/>
                <w:bdr w:val="none" w:sz="0" w:space="0" w:color="auto" w:frame="1"/>
              </w:rPr>
              <w:t xml:space="preserve"> masters)</w:t>
            </w:r>
          </w:p>
          <w:p w14:paraId="6AA4F76C" w14:textId="77777777" w:rsidR="00AC6722" w:rsidRPr="00A646BE" w:rsidRDefault="00AC6722" w:rsidP="003C2A34">
            <w:pPr>
              <w:pStyle w:val="ListParagraph"/>
              <w:numPr>
                <w:ilvl w:val="0"/>
                <w:numId w:val="58"/>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EDC Type – PSTN, GPRS, 2G+Wi-Fi, 3G+Wi-Fi, 4G+Wi-Fi</w:t>
            </w:r>
          </w:p>
          <w:p w14:paraId="55B4D229" w14:textId="77777777" w:rsidR="00AC6722" w:rsidRPr="00A646BE" w:rsidRDefault="00AC6722" w:rsidP="003C2A34">
            <w:pPr>
              <w:pStyle w:val="ListParagraph"/>
              <w:numPr>
                <w:ilvl w:val="0"/>
                <w:numId w:val="58"/>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Client – from master list</w:t>
            </w:r>
          </w:p>
          <w:p w14:paraId="14EF4644" w14:textId="77777777" w:rsidR="00AC6722" w:rsidRPr="00A646BE" w:rsidRDefault="00AC6722" w:rsidP="003C2A34">
            <w:pPr>
              <w:pStyle w:val="ListParagraph"/>
              <w:numPr>
                <w:ilvl w:val="0"/>
                <w:numId w:val="58"/>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Bank – from master list</w:t>
            </w:r>
          </w:p>
          <w:p w14:paraId="3A674A3D" w14:textId="77777777" w:rsidR="00AC6722" w:rsidRPr="00A646BE" w:rsidRDefault="00AC6722" w:rsidP="003C2A34">
            <w:pPr>
              <w:pStyle w:val="ListParagraph"/>
              <w:numPr>
                <w:ilvl w:val="0"/>
                <w:numId w:val="58"/>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Ownership – from master list</w:t>
            </w:r>
          </w:p>
          <w:p w14:paraId="7E627A0D" w14:textId="2797CE18" w:rsidR="0018627C" w:rsidRPr="00A646BE" w:rsidRDefault="00AC6722" w:rsidP="003C2A34">
            <w:pPr>
              <w:pStyle w:val="ListParagraph"/>
              <w:numPr>
                <w:ilvl w:val="0"/>
                <w:numId w:val="58"/>
              </w:numPr>
              <w:spacing w:after="0"/>
              <w:rPr>
                <w:rFonts w:asciiTheme="minorHAnsi" w:hAnsiTheme="minorHAnsi" w:cstheme="minorHAnsi"/>
                <w:bdr w:val="none" w:sz="0" w:space="0" w:color="auto" w:frame="1"/>
              </w:rPr>
            </w:pPr>
            <w:r w:rsidRPr="00A646BE">
              <w:rPr>
                <w:rFonts w:asciiTheme="minorHAnsi" w:hAnsiTheme="minorHAnsi" w:cstheme="minorHAnsi"/>
                <w:bdr w:val="none" w:sz="0" w:space="0" w:color="auto" w:frame="1"/>
              </w:rPr>
              <w:t>Asset Status – Working/Defective/BER/TBC</w:t>
            </w:r>
          </w:p>
        </w:tc>
      </w:tr>
    </w:tbl>
    <w:p w14:paraId="6A3B5FB9" w14:textId="2B437F94" w:rsidR="00056D81" w:rsidRPr="00A646BE" w:rsidRDefault="00056D81" w:rsidP="00056D81">
      <w:pPr>
        <w:spacing w:after="0" w:line="0" w:lineRule="atLeast"/>
        <w:rPr>
          <w:rFonts w:asciiTheme="minorHAnsi" w:hAnsiTheme="minorHAnsi" w:cstheme="minorHAnsi"/>
          <w:sz w:val="20"/>
          <w:szCs w:val="20"/>
        </w:rPr>
      </w:pPr>
    </w:p>
    <w:p w14:paraId="294E8EF4" w14:textId="3D90A9E8" w:rsidR="00790225" w:rsidRPr="00A646BE" w:rsidRDefault="007A3996" w:rsidP="00790225">
      <w:pPr>
        <w:spacing w:line="0" w:lineRule="atLeast"/>
        <w:rPr>
          <w:rFonts w:asciiTheme="minorHAnsi" w:hAnsiTheme="minorHAnsi" w:cstheme="minorHAnsi"/>
          <w:b/>
          <w:bCs/>
          <w:color w:val="000000" w:themeColor="text1"/>
          <w:sz w:val="20"/>
          <w:szCs w:val="20"/>
        </w:rPr>
      </w:pPr>
      <w:r w:rsidRPr="00A646BE">
        <w:rPr>
          <w:rFonts w:asciiTheme="minorHAnsi" w:hAnsiTheme="minorHAnsi" w:cstheme="minorHAnsi"/>
          <w:b/>
          <w:bCs/>
          <w:color w:val="000000" w:themeColor="text1"/>
          <w:sz w:val="20"/>
          <w:szCs w:val="20"/>
        </w:rPr>
        <w:t>Transaction</w:t>
      </w:r>
      <w:r w:rsidRPr="00A646BE">
        <w:rPr>
          <w:rFonts w:asciiTheme="minorHAnsi" w:hAnsiTheme="minorHAnsi" w:cstheme="minorHAnsi"/>
          <w:color w:val="000000" w:themeColor="text1"/>
          <w:sz w:val="20"/>
          <w:szCs w:val="20"/>
        </w:rPr>
        <w:t xml:space="preserve"> </w:t>
      </w:r>
      <w:r w:rsidR="00790225" w:rsidRPr="00A646BE">
        <w:rPr>
          <w:rFonts w:asciiTheme="minorHAnsi" w:hAnsiTheme="minorHAnsi" w:cstheme="minorHAnsi"/>
          <w:b/>
          <w:bCs/>
          <w:color w:val="000000" w:themeColor="text1"/>
          <w:sz w:val="20"/>
          <w:szCs w:val="20"/>
        </w:rPr>
        <w:t>Certificate</w:t>
      </w:r>
    </w:p>
    <w:p w14:paraId="45CEDF83" w14:textId="65002C9B" w:rsidR="00790225" w:rsidRPr="00A646BE" w:rsidRDefault="00790225" w:rsidP="00790225">
      <w:pPr>
        <w:spacing w:line="0" w:lineRule="atLeast"/>
        <w:rPr>
          <w:rFonts w:asciiTheme="minorHAnsi" w:hAnsiTheme="minorHAnsi" w:cstheme="minorHAnsi"/>
          <w:sz w:val="20"/>
          <w:szCs w:val="20"/>
        </w:rPr>
      </w:pPr>
      <w:r w:rsidRPr="00A646BE">
        <w:rPr>
          <w:rFonts w:asciiTheme="minorHAnsi" w:hAnsiTheme="minorHAnsi" w:cstheme="minorHAnsi"/>
          <w:color w:val="000000" w:themeColor="text1"/>
          <w:sz w:val="20"/>
          <w:szCs w:val="20"/>
        </w:rPr>
        <w:t xml:space="preserve">Transaction Certificate is a </w:t>
      </w:r>
      <w:r w:rsidRPr="00A646BE">
        <w:rPr>
          <w:rFonts w:asciiTheme="minorHAnsi" w:hAnsiTheme="minorHAnsi" w:cstheme="minorHAnsi"/>
          <w:sz w:val="20"/>
          <w:szCs w:val="20"/>
        </w:rPr>
        <w:t>Digital certificate</w:t>
      </w:r>
      <w:r w:rsidRPr="00A646BE">
        <w:rPr>
          <w:rFonts w:asciiTheme="minorHAnsi" w:hAnsiTheme="minorHAnsi" w:cstheme="minorHAnsi"/>
          <w:color w:val="000000" w:themeColor="text1"/>
          <w:sz w:val="20"/>
          <w:szCs w:val="20"/>
        </w:rPr>
        <w:t xml:space="preserve"> created and sent to FOS Mobile App while issuing POS Terminals. Transaction Certificate contains details of POS Terminal</w:t>
      </w:r>
      <w:r w:rsidR="007A3996" w:rsidRPr="00A646BE">
        <w:rPr>
          <w:rFonts w:asciiTheme="minorHAnsi" w:hAnsiTheme="minorHAnsi" w:cstheme="minorHAnsi"/>
          <w:color w:val="000000" w:themeColor="text1"/>
          <w:sz w:val="20"/>
          <w:szCs w:val="20"/>
        </w:rPr>
        <w:t xml:space="preserve">, Issuing </w:t>
      </w:r>
      <w:del w:id="47" w:author="Neha Vishwakarma2" w:date="2022-06-29T13:45:00Z">
        <w:r w:rsidR="007A3996" w:rsidRPr="00A646BE" w:rsidDel="0092422D">
          <w:rPr>
            <w:rFonts w:asciiTheme="minorHAnsi" w:hAnsiTheme="minorHAnsi" w:cstheme="minorHAnsi"/>
            <w:color w:val="000000" w:themeColor="text1"/>
            <w:sz w:val="20"/>
            <w:szCs w:val="20"/>
          </w:rPr>
          <w:delText>Person</w:delText>
        </w:r>
      </w:del>
      <w:ins w:id="48" w:author="Neha Vishwakarma2" w:date="2022-06-29T13:45:00Z">
        <w:r w:rsidR="0092422D" w:rsidRPr="00A646BE">
          <w:rPr>
            <w:rFonts w:asciiTheme="minorHAnsi" w:hAnsiTheme="minorHAnsi" w:cstheme="minorHAnsi"/>
            <w:color w:val="000000" w:themeColor="text1"/>
            <w:sz w:val="20"/>
            <w:szCs w:val="20"/>
          </w:rPr>
          <w:t>Person,</w:t>
        </w:r>
      </w:ins>
      <w:r w:rsidR="007A3996" w:rsidRPr="00A646BE">
        <w:rPr>
          <w:rFonts w:asciiTheme="minorHAnsi" w:hAnsiTheme="minorHAnsi" w:cstheme="minorHAnsi"/>
          <w:color w:val="000000" w:themeColor="text1"/>
          <w:sz w:val="20"/>
          <w:szCs w:val="20"/>
        </w:rPr>
        <w:t xml:space="preserve"> and Accepting Person details</w:t>
      </w:r>
      <w:r w:rsidRPr="00A646BE">
        <w:rPr>
          <w:rFonts w:asciiTheme="minorHAnsi" w:hAnsiTheme="minorHAnsi" w:cstheme="minorHAnsi"/>
          <w:color w:val="000000" w:themeColor="text1"/>
          <w:sz w:val="20"/>
          <w:szCs w:val="20"/>
        </w:rPr>
        <w:t xml:space="preserve">. </w:t>
      </w:r>
      <w:r w:rsidR="007A3996" w:rsidRPr="00A646BE">
        <w:rPr>
          <w:rFonts w:asciiTheme="minorHAnsi" w:hAnsiTheme="minorHAnsi" w:cstheme="minorHAnsi"/>
          <w:color w:val="000000" w:themeColor="text1"/>
          <w:sz w:val="20"/>
          <w:szCs w:val="20"/>
        </w:rPr>
        <w:t xml:space="preserve">FSE </w:t>
      </w:r>
      <w:del w:id="49" w:author="Neha Vishwakarma2" w:date="2022-06-29T13:45:00Z">
        <w:r w:rsidR="007A3996" w:rsidRPr="00A646BE" w:rsidDel="0092422D">
          <w:rPr>
            <w:rFonts w:asciiTheme="minorHAnsi" w:hAnsiTheme="minorHAnsi" w:cstheme="minorHAnsi"/>
            <w:color w:val="000000" w:themeColor="text1"/>
            <w:sz w:val="20"/>
            <w:szCs w:val="20"/>
          </w:rPr>
          <w:delText>has to</w:delText>
        </w:r>
      </w:del>
      <w:ins w:id="50" w:author="Neha Vishwakarma2" w:date="2022-06-29T13:45:00Z">
        <w:r w:rsidR="0092422D" w:rsidRPr="00A646BE">
          <w:rPr>
            <w:rFonts w:asciiTheme="minorHAnsi" w:hAnsiTheme="minorHAnsi" w:cstheme="minorHAnsi"/>
            <w:color w:val="000000" w:themeColor="text1"/>
            <w:sz w:val="20"/>
            <w:szCs w:val="20"/>
          </w:rPr>
          <w:t>must</w:t>
        </w:r>
      </w:ins>
      <w:r w:rsidR="007A3996" w:rsidRPr="00A646BE">
        <w:rPr>
          <w:rFonts w:asciiTheme="minorHAnsi" w:hAnsiTheme="minorHAnsi" w:cstheme="minorHAnsi"/>
          <w:color w:val="000000" w:themeColor="text1"/>
          <w:sz w:val="20"/>
          <w:szCs w:val="20"/>
        </w:rPr>
        <w:t xml:space="preserve"> send the acceptance from Mobile App</w:t>
      </w:r>
      <w:r w:rsidRPr="00A646BE">
        <w:rPr>
          <w:rFonts w:asciiTheme="minorHAnsi" w:hAnsiTheme="minorHAnsi" w:cstheme="minorHAnsi"/>
          <w:sz w:val="20"/>
          <w:szCs w:val="20"/>
        </w:rPr>
        <w:t xml:space="preserve">. This is required to improve the Accountability of the staff and </w:t>
      </w:r>
      <w:r w:rsidR="007A3996" w:rsidRPr="00A646BE">
        <w:rPr>
          <w:rFonts w:asciiTheme="minorHAnsi" w:hAnsiTheme="minorHAnsi" w:cstheme="minorHAnsi"/>
          <w:sz w:val="20"/>
          <w:szCs w:val="20"/>
        </w:rPr>
        <w:t xml:space="preserve">this certificate will be useful for filing FIR and for claiming insurance </w:t>
      </w:r>
      <w:r w:rsidRPr="00A646BE">
        <w:rPr>
          <w:rFonts w:asciiTheme="minorHAnsi" w:hAnsiTheme="minorHAnsi" w:cstheme="minorHAnsi"/>
          <w:sz w:val="20"/>
          <w:szCs w:val="20"/>
        </w:rPr>
        <w:t>in case of any theft</w:t>
      </w:r>
      <w:r w:rsidR="007A3996" w:rsidRPr="00A646BE">
        <w:rPr>
          <w:rFonts w:asciiTheme="minorHAnsi" w:hAnsiTheme="minorHAnsi" w:cstheme="minorHAnsi"/>
          <w:sz w:val="20"/>
          <w:szCs w:val="20"/>
        </w:rPr>
        <w:t xml:space="preserve"> of the POS Terminal</w:t>
      </w:r>
    </w:p>
    <w:p w14:paraId="3275BC8F" w14:textId="718E9C39" w:rsidR="00790225" w:rsidRPr="00A646BE" w:rsidRDefault="007A3996" w:rsidP="00CD3AC2">
      <w:pPr>
        <w:spacing w:after="0" w:line="0" w:lineRule="atLeast"/>
        <w:rPr>
          <w:rFonts w:asciiTheme="minorHAnsi" w:hAnsiTheme="minorHAnsi" w:cstheme="minorHAnsi"/>
          <w:b/>
          <w:bCs/>
          <w:color w:val="000000" w:themeColor="text1"/>
          <w:sz w:val="20"/>
          <w:szCs w:val="20"/>
        </w:rPr>
      </w:pPr>
      <w:r w:rsidRPr="00A646BE">
        <w:rPr>
          <w:rFonts w:asciiTheme="minorHAnsi" w:hAnsiTheme="minorHAnsi" w:cstheme="minorHAnsi"/>
          <w:b/>
          <w:bCs/>
          <w:color w:val="000000" w:themeColor="text1"/>
          <w:sz w:val="20"/>
          <w:szCs w:val="20"/>
        </w:rPr>
        <w:t xml:space="preserve">Transaction </w:t>
      </w:r>
      <w:r w:rsidR="00790225" w:rsidRPr="00A646BE">
        <w:rPr>
          <w:rFonts w:asciiTheme="minorHAnsi" w:hAnsiTheme="minorHAnsi" w:cstheme="minorHAnsi"/>
          <w:b/>
          <w:bCs/>
          <w:color w:val="000000" w:themeColor="text1"/>
          <w:sz w:val="20"/>
          <w:szCs w:val="20"/>
        </w:rPr>
        <w:t xml:space="preserve">Certification </w:t>
      </w:r>
      <w:r w:rsidR="00CD3AC2" w:rsidRPr="00A646BE">
        <w:rPr>
          <w:rFonts w:asciiTheme="minorHAnsi" w:hAnsiTheme="minorHAnsi" w:cstheme="minorHAnsi"/>
          <w:b/>
          <w:bCs/>
          <w:color w:val="000000" w:themeColor="text1"/>
          <w:sz w:val="20"/>
          <w:szCs w:val="20"/>
        </w:rPr>
        <w:t>contains the following fields</w:t>
      </w:r>
    </w:p>
    <w:p w14:paraId="372C322B" w14:textId="74DDA69C" w:rsidR="007A3996" w:rsidRPr="00A646BE" w:rsidRDefault="007A3996" w:rsidP="00643295">
      <w:pPr>
        <w:pStyle w:val="ListParagraph"/>
        <w:numPr>
          <w:ilvl w:val="0"/>
          <w:numId w:val="63"/>
        </w:numPr>
        <w:spacing w:after="0" w:line="0" w:lineRule="atLeast"/>
        <w:rPr>
          <w:rFonts w:asciiTheme="minorHAnsi" w:hAnsiTheme="minorHAnsi" w:cstheme="minorHAnsi"/>
          <w:b/>
          <w:bCs/>
          <w:color w:val="000000" w:themeColor="text1"/>
          <w:sz w:val="20"/>
          <w:szCs w:val="20"/>
        </w:rPr>
      </w:pPr>
      <w:r w:rsidRPr="00A646BE">
        <w:rPr>
          <w:rFonts w:asciiTheme="minorHAnsi" w:hAnsiTheme="minorHAnsi" w:cstheme="minorHAnsi"/>
          <w:b/>
          <w:bCs/>
          <w:color w:val="000000" w:themeColor="text1"/>
          <w:sz w:val="20"/>
          <w:szCs w:val="20"/>
        </w:rPr>
        <w:t>IDSPL Name and Address</w:t>
      </w:r>
    </w:p>
    <w:p w14:paraId="764D9D0A" w14:textId="331D2B4B" w:rsidR="007A3996" w:rsidRPr="00A646BE" w:rsidRDefault="007A3996" w:rsidP="00643295">
      <w:pPr>
        <w:pStyle w:val="ListParagraph"/>
        <w:numPr>
          <w:ilvl w:val="0"/>
          <w:numId w:val="63"/>
        </w:numPr>
        <w:spacing w:after="0" w:line="0" w:lineRule="atLeast"/>
        <w:rPr>
          <w:rFonts w:asciiTheme="minorHAnsi" w:hAnsiTheme="minorHAnsi" w:cstheme="minorHAnsi"/>
          <w:b/>
          <w:bCs/>
          <w:color w:val="000000" w:themeColor="text1"/>
          <w:sz w:val="20"/>
          <w:szCs w:val="20"/>
        </w:rPr>
      </w:pPr>
      <w:r w:rsidRPr="00A646BE">
        <w:rPr>
          <w:rFonts w:asciiTheme="minorHAnsi" w:hAnsiTheme="minorHAnsi" w:cstheme="minorHAnsi"/>
          <w:b/>
          <w:bCs/>
          <w:color w:val="000000" w:themeColor="text1"/>
          <w:sz w:val="20"/>
          <w:szCs w:val="20"/>
        </w:rPr>
        <w:t>Issuing Details</w:t>
      </w:r>
    </w:p>
    <w:p w14:paraId="01129B91" w14:textId="0BDDA50D" w:rsidR="007A3996" w:rsidRPr="00A646BE" w:rsidRDefault="007A3996" w:rsidP="00643295">
      <w:pPr>
        <w:pStyle w:val="ListParagraph"/>
        <w:numPr>
          <w:ilvl w:val="0"/>
          <w:numId w:val="60"/>
        </w:numPr>
        <w:spacing w:after="0" w:line="0" w:lineRule="atLeast"/>
        <w:rPr>
          <w:rFonts w:asciiTheme="minorHAnsi" w:hAnsiTheme="minorHAnsi" w:cstheme="minorHAnsi"/>
          <w:color w:val="000000" w:themeColor="text1"/>
          <w:sz w:val="20"/>
          <w:szCs w:val="20"/>
        </w:rPr>
      </w:pPr>
      <w:r w:rsidRPr="00A646BE">
        <w:rPr>
          <w:rFonts w:asciiTheme="minorHAnsi" w:hAnsiTheme="minorHAnsi" w:cstheme="minorHAnsi"/>
          <w:color w:val="000000" w:themeColor="text1"/>
          <w:sz w:val="20"/>
          <w:szCs w:val="20"/>
        </w:rPr>
        <w:t>Issuing Date and Time</w:t>
      </w:r>
    </w:p>
    <w:p w14:paraId="73ECF3BD" w14:textId="51119E3E" w:rsidR="007A3996" w:rsidRPr="00A646BE" w:rsidRDefault="007A3996" w:rsidP="00643295">
      <w:pPr>
        <w:pStyle w:val="ListParagraph"/>
        <w:numPr>
          <w:ilvl w:val="0"/>
          <w:numId w:val="60"/>
        </w:numPr>
        <w:spacing w:after="0" w:line="0" w:lineRule="atLeast"/>
        <w:rPr>
          <w:rFonts w:asciiTheme="minorHAnsi" w:hAnsiTheme="minorHAnsi" w:cstheme="minorHAnsi"/>
          <w:color w:val="000000" w:themeColor="text1"/>
          <w:sz w:val="20"/>
          <w:szCs w:val="20"/>
        </w:rPr>
      </w:pPr>
      <w:r w:rsidRPr="00A646BE">
        <w:rPr>
          <w:rFonts w:asciiTheme="minorHAnsi" w:hAnsiTheme="minorHAnsi" w:cstheme="minorHAnsi"/>
          <w:color w:val="000000" w:themeColor="text1"/>
          <w:sz w:val="20"/>
          <w:szCs w:val="20"/>
        </w:rPr>
        <w:t>Issued by</w:t>
      </w:r>
    </w:p>
    <w:p w14:paraId="2BF0850B" w14:textId="0C4741B8" w:rsidR="007A3996" w:rsidRPr="00A646BE" w:rsidRDefault="007A3996" w:rsidP="00643295">
      <w:pPr>
        <w:pStyle w:val="ListParagraph"/>
        <w:numPr>
          <w:ilvl w:val="0"/>
          <w:numId w:val="60"/>
        </w:numPr>
        <w:spacing w:after="0" w:line="0" w:lineRule="atLeast"/>
        <w:rPr>
          <w:rFonts w:asciiTheme="minorHAnsi" w:hAnsiTheme="minorHAnsi" w:cstheme="minorHAnsi"/>
          <w:color w:val="000000" w:themeColor="text1"/>
          <w:sz w:val="20"/>
          <w:szCs w:val="20"/>
        </w:rPr>
      </w:pPr>
      <w:r w:rsidRPr="00A646BE">
        <w:rPr>
          <w:rFonts w:asciiTheme="minorHAnsi" w:hAnsiTheme="minorHAnsi" w:cstheme="minorHAnsi"/>
          <w:color w:val="000000" w:themeColor="text1"/>
          <w:sz w:val="20"/>
          <w:szCs w:val="20"/>
        </w:rPr>
        <w:t>Issuing Place and address</w:t>
      </w:r>
    </w:p>
    <w:p w14:paraId="24B0EE43" w14:textId="42F0205E" w:rsidR="007A3996" w:rsidRPr="00A646BE" w:rsidRDefault="007A3996" w:rsidP="00643295">
      <w:pPr>
        <w:pStyle w:val="ListParagraph"/>
        <w:numPr>
          <w:ilvl w:val="0"/>
          <w:numId w:val="63"/>
        </w:numPr>
        <w:spacing w:after="0" w:line="0" w:lineRule="atLeast"/>
        <w:rPr>
          <w:rFonts w:asciiTheme="minorHAnsi" w:hAnsiTheme="minorHAnsi" w:cstheme="minorHAnsi"/>
          <w:b/>
          <w:bCs/>
          <w:color w:val="000000" w:themeColor="text1"/>
          <w:sz w:val="20"/>
          <w:szCs w:val="20"/>
        </w:rPr>
      </w:pPr>
      <w:r w:rsidRPr="00A646BE">
        <w:rPr>
          <w:rFonts w:asciiTheme="minorHAnsi" w:hAnsiTheme="minorHAnsi" w:cstheme="minorHAnsi"/>
          <w:b/>
          <w:bCs/>
          <w:color w:val="000000" w:themeColor="text1"/>
          <w:sz w:val="20"/>
          <w:szCs w:val="20"/>
        </w:rPr>
        <w:t>Mode</w:t>
      </w:r>
    </w:p>
    <w:p w14:paraId="11168487" w14:textId="0E81C736" w:rsidR="007A3996" w:rsidRPr="00A646BE" w:rsidRDefault="007A3996" w:rsidP="00643295">
      <w:pPr>
        <w:pStyle w:val="ListParagraph"/>
        <w:numPr>
          <w:ilvl w:val="0"/>
          <w:numId w:val="61"/>
        </w:numPr>
        <w:spacing w:after="0" w:line="0" w:lineRule="atLeast"/>
        <w:rPr>
          <w:rFonts w:asciiTheme="minorHAnsi" w:hAnsiTheme="minorHAnsi" w:cstheme="minorHAnsi"/>
          <w:color w:val="000000" w:themeColor="text1"/>
          <w:sz w:val="20"/>
          <w:szCs w:val="20"/>
        </w:rPr>
      </w:pPr>
      <w:r w:rsidRPr="00A646BE">
        <w:rPr>
          <w:rFonts w:asciiTheme="minorHAnsi" w:hAnsiTheme="minorHAnsi" w:cstheme="minorHAnsi"/>
          <w:color w:val="000000" w:themeColor="text1"/>
          <w:sz w:val="20"/>
          <w:szCs w:val="20"/>
        </w:rPr>
        <w:t>By hand/Courier</w:t>
      </w:r>
    </w:p>
    <w:p w14:paraId="23C4174B" w14:textId="0819D8D0" w:rsidR="007A3996" w:rsidRPr="00A646BE" w:rsidRDefault="007A3996" w:rsidP="00643295">
      <w:pPr>
        <w:pStyle w:val="ListParagraph"/>
        <w:numPr>
          <w:ilvl w:val="0"/>
          <w:numId w:val="61"/>
        </w:numPr>
        <w:spacing w:after="0" w:line="0" w:lineRule="atLeast"/>
        <w:rPr>
          <w:rFonts w:asciiTheme="minorHAnsi" w:hAnsiTheme="minorHAnsi" w:cstheme="minorHAnsi"/>
          <w:color w:val="000000" w:themeColor="text1"/>
          <w:sz w:val="20"/>
          <w:szCs w:val="20"/>
        </w:rPr>
      </w:pPr>
      <w:r w:rsidRPr="00A646BE">
        <w:rPr>
          <w:rFonts w:asciiTheme="minorHAnsi" w:hAnsiTheme="minorHAnsi" w:cstheme="minorHAnsi"/>
          <w:color w:val="000000" w:themeColor="text1"/>
          <w:sz w:val="20"/>
          <w:szCs w:val="20"/>
        </w:rPr>
        <w:t>Courier Name</w:t>
      </w:r>
    </w:p>
    <w:p w14:paraId="629F58D6" w14:textId="45569D61" w:rsidR="007A3996" w:rsidRPr="00A646BE" w:rsidRDefault="007A3996" w:rsidP="00643295">
      <w:pPr>
        <w:pStyle w:val="ListParagraph"/>
        <w:numPr>
          <w:ilvl w:val="0"/>
          <w:numId w:val="61"/>
        </w:numPr>
        <w:spacing w:after="0" w:line="0" w:lineRule="atLeast"/>
        <w:rPr>
          <w:rFonts w:asciiTheme="minorHAnsi" w:hAnsiTheme="minorHAnsi" w:cstheme="minorHAnsi"/>
          <w:color w:val="000000" w:themeColor="text1"/>
          <w:sz w:val="20"/>
          <w:szCs w:val="20"/>
        </w:rPr>
      </w:pPr>
      <w:r w:rsidRPr="00A646BE">
        <w:rPr>
          <w:rFonts w:asciiTheme="minorHAnsi" w:hAnsiTheme="minorHAnsi" w:cstheme="minorHAnsi"/>
          <w:color w:val="000000" w:themeColor="text1"/>
          <w:sz w:val="20"/>
          <w:szCs w:val="20"/>
        </w:rPr>
        <w:t>POD/AWR</w:t>
      </w:r>
    </w:p>
    <w:p w14:paraId="120CC957" w14:textId="1BA8DDE2" w:rsidR="007A3996" w:rsidRPr="00A646BE" w:rsidRDefault="007A3996" w:rsidP="00643295">
      <w:pPr>
        <w:pStyle w:val="ListParagraph"/>
        <w:numPr>
          <w:ilvl w:val="0"/>
          <w:numId w:val="63"/>
        </w:numPr>
        <w:spacing w:after="0" w:line="0" w:lineRule="atLeast"/>
        <w:rPr>
          <w:rFonts w:asciiTheme="minorHAnsi" w:hAnsiTheme="minorHAnsi" w:cstheme="minorHAnsi"/>
          <w:b/>
          <w:bCs/>
          <w:color w:val="000000" w:themeColor="text1"/>
          <w:sz w:val="20"/>
          <w:szCs w:val="20"/>
        </w:rPr>
      </w:pPr>
      <w:r w:rsidRPr="00A646BE">
        <w:rPr>
          <w:rFonts w:asciiTheme="minorHAnsi" w:hAnsiTheme="minorHAnsi" w:cstheme="minorHAnsi"/>
          <w:b/>
          <w:bCs/>
          <w:color w:val="000000" w:themeColor="text1"/>
          <w:sz w:val="20"/>
          <w:szCs w:val="20"/>
        </w:rPr>
        <w:t>Issued to</w:t>
      </w:r>
    </w:p>
    <w:p w14:paraId="3854DB67" w14:textId="5198EFCB" w:rsidR="007A3996" w:rsidRPr="00A646BE" w:rsidRDefault="007A3996" w:rsidP="00643295">
      <w:pPr>
        <w:pStyle w:val="ListParagraph"/>
        <w:numPr>
          <w:ilvl w:val="0"/>
          <w:numId w:val="62"/>
        </w:numPr>
        <w:spacing w:after="0" w:line="0" w:lineRule="atLeast"/>
        <w:rPr>
          <w:rFonts w:asciiTheme="minorHAnsi" w:hAnsiTheme="minorHAnsi" w:cstheme="minorHAnsi"/>
          <w:color w:val="000000" w:themeColor="text1"/>
          <w:sz w:val="20"/>
          <w:szCs w:val="20"/>
        </w:rPr>
      </w:pPr>
      <w:r w:rsidRPr="00A646BE">
        <w:rPr>
          <w:rFonts w:asciiTheme="minorHAnsi" w:hAnsiTheme="minorHAnsi" w:cstheme="minorHAnsi"/>
          <w:color w:val="000000" w:themeColor="text1"/>
          <w:sz w:val="20"/>
          <w:szCs w:val="20"/>
        </w:rPr>
        <w:t>FSE ID</w:t>
      </w:r>
    </w:p>
    <w:p w14:paraId="733422D9" w14:textId="3DCF3FB7" w:rsidR="007A3996" w:rsidRPr="00A646BE" w:rsidRDefault="007A3996" w:rsidP="00643295">
      <w:pPr>
        <w:pStyle w:val="ListParagraph"/>
        <w:numPr>
          <w:ilvl w:val="0"/>
          <w:numId w:val="62"/>
        </w:numPr>
        <w:spacing w:after="0" w:line="0" w:lineRule="atLeast"/>
        <w:rPr>
          <w:rFonts w:asciiTheme="minorHAnsi" w:hAnsiTheme="minorHAnsi" w:cstheme="minorHAnsi"/>
          <w:color w:val="000000" w:themeColor="text1"/>
          <w:sz w:val="20"/>
          <w:szCs w:val="20"/>
        </w:rPr>
      </w:pPr>
      <w:r w:rsidRPr="00A646BE">
        <w:rPr>
          <w:rFonts w:asciiTheme="minorHAnsi" w:hAnsiTheme="minorHAnsi" w:cstheme="minorHAnsi"/>
          <w:color w:val="000000" w:themeColor="text1"/>
          <w:sz w:val="20"/>
          <w:szCs w:val="20"/>
        </w:rPr>
        <w:t>FSE Name</w:t>
      </w:r>
    </w:p>
    <w:p w14:paraId="52CC1DC8" w14:textId="2F53F71D" w:rsidR="007A3996" w:rsidRPr="00A646BE" w:rsidRDefault="007A3996" w:rsidP="00643295">
      <w:pPr>
        <w:pStyle w:val="ListParagraph"/>
        <w:numPr>
          <w:ilvl w:val="0"/>
          <w:numId w:val="62"/>
        </w:numPr>
        <w:spacing w:after="0" w:line="0" w:lineRule="atLeast"/>
        <w:rPr>
          <w:rFonts w:asciiTheme="minorHAnsi" w:hAnsiTheme="minorHAnsi" w:cstheme="minorHAnsi"/>
          <w:color w:val="000000" w:themeColor="text1"/>
          <w:sz w:val="20"/>
          <w:szCs w:val="20"/>
        </w:rPr>
      </w:pPr>
      <w:r w:rsidRPr="00A646BE">
        <w:rPr>
          <w:rFonts w:asciiTheme="minorHAnsi" w:hAnsiTheme="minorHAnsi" w:cstheme="minorHAnsi"/>
          <w:color w:val="000000" w:themeColor="text1"/>
          <w:sz w:val="20"/>
          <w:szCs w:val="20"/>
        </w:rPr>
        <w:t>Address</w:t>
      </w:r>
    </w:p>
    <w:p w14:paraId="433BD087" w14:textId="14BF5D6E" w:rsidR="007A3996" w:rsidRPr="00A646BE" w:rsidRDefault="007A3996" w:rsidP="00643295">
      <w:pPr>
        <w:pStyle w:val="ListParagraph"/>
        <w:numPr>
          <w:ilvl w:val="0"/>
          <w:numId w:val="62"/>
        </w:numPr>
        <w:spacing w:after="0" w:line="0" w:lineRule="atLeast"/>
        <w:rPr>
          <w:rFonts w:asciiTheme="minorHAnsi" w:hAnsiTheme="minorHAnsi" w:cstheme="minorHAnsi"/>
          <w:color w:val="000000" w:themeColor="text1"/>
          <w:sz w:val="20"/>
          <w:szCs w:val="20"/>
        </w:rPr>
      </w:pPr>
      <w:r w:rsidRPr="00A646BE">
        <w:rPr>
          <w:rFonts w:asciiTheme="minorHAnsi" w:hAnsiTheme="minorHAnsi" w:cstheme="minorHAnsi"/>
          <w:color w:val="000000" w:themeColor="text1"/>
          <w:sz w:val="20"/>
          <w:szCs w:val="20"/>
        </w:rPr>
        <w:t>Mode</w:t>
      </w:r>
    </w:p>
    <w:p w14:paraId="46D93E11" w14:textId="0F5053C1" w:rsidR="007A3996" w:rsidRPr="00A646BE" w:rsidRDefault="007A3996" w:rsidP="00643295">
      <w:pPr>
        <w:pStyle w:val="ListParagraph"/>
        <w:numPr>
          <w:ilvl w:val="0"/>
          <w:numId w:val="63"/>
        </w:numPr>
        <w:spacing w:after="0" w:line="0" w:lineRule="atLeast"/>
        <w:rPr>
          <w:rFonts w:asciiTheme="minorHAnsi" w:hAnsiTheme="minorHAnsi" w:cstheme="minorHAnsi"/>
          <w:b/>
          <w:bCs/>
          <w:color w:val="000000" w:themeColor="text1"/>
          <w:sz w:val="20"/>
          <w:szCs w:val="20"/>
        </w:rPr>
      </w:pPr>
      <w:r w:rsidRPr="00A646BE">
        <w:rPr>
          <w:rFonts w:asciiTheme="minorHAnsi" w:hAnsiTheme="minorHAnsi" w:cstheme="minorHAnsi"/>
          <w:b/>
          <w:bCs/>
          <w:color w:val="000000" w:themeColor="text1"/>
          <w:sz w:val="20"/>
          <w:szCs w:val="20"/>
        </w:rPr>
        <w:t>T</w:t>
      </w:r>
      <w:r w:rsidR="00E1500D" w:rsidRPr="00A646BE">
        <w:rPr>
          <w:rFonts w:asciiTheme="minorHAnsi" w:hAnsiTheme="minorHAnsi" w:cstheme="minorHAnsi"/>
          <w:b/>
          <w:bCs/>
          <w:color w:val="000000" w:themeColor="text1"/>
          <w:sz w:val="20"/>
          <w:szCs w:val="20"/>
        </w:rPr>
        <w:t>erminal Details</w:t>
      </w:r>
    </w:p>
    <w:p w14:paraId="69CF7CC8" w14:textId="77777777" w:rsidR="00790225" w:rsidRPr="00A646BE" w:rsidRDefault="00790225" w:rsidP="00643295">
      <w:pPr>
        <w:pStyle w:val="ListParagraph"/>
        <w:numPr>
          <w:ilvl w:val="0"/>
          <w:numId w:val="59"/>
        </w:numPr>
        <w:spacing w:after="0" w:line="0" w:lineRule="atLeast"/>
        <w:rPr>
          <w:rFonts w:asciiTheme="minorHAnsi" w:hAnsiTheme="minorHAnsi" w:cstheme="minorHAnsi"/>
          <w:color w:val="000000" w:themeColor="text1"/>
          <w:sz w:val="20"/>
          <w:szCs w:val="20"/>
        </w:rPr>
      </w:pPr>
      <w:r w:rsidRPr="00A646BE">
        <w:rPr>
          <w:rFonts w:asciiTheme="minorHAnsi" w:hAnsiTheme="minorHAnsi" w:cstheme="minorHAnsi"/>
          <w:color w:val="000000" w:themeColor="text1"/>
          <w:sz w:val="20"/>
          <w:szCs w:val="20"/>
        </w:rPr>
        <w:t>POS Terminal Model</w:t>
      </w:r>
    </w:p>
    <w:p w14:paraId="57F305C2" w14:textId="77777777" w:rsidR="00790225" w:rsidRPr="00A646BE" w:rsidRDefault="00790225" w:rsidP="00643295">
      <w:pPr>
        <w:pStyle w:val="ListParagraph"/>
        <w:numPr>
          <w:ilvl w:val="0"/>
          <w:numId w:val="59"/>
        </w:numPr>
        <w:spacing w:after="0" w:line="0" w:lineRule="atLeast"/>
        <w:rPr>
          <w:rFonts w:asciiTheme="minorHAnsi" w:hAnsiTheme="minorHAnsi" w:cstheme="minorHAnsi"/>
          <w:color w:val="000000" w:themeColor="text1"/>
          <w:sz w:val="20"/>
          <w:szCs w:val="20"/>
        </w:rPr>
      </w:pPr>
      <w:r w:rsidRPr="00A646BE">
        <w:rPr>
          <w:rFonts w:asciiTheme="minorHAnsi" w:hAnsiTheme="minorHAnsi" w:cstheme="minorHAnsi"/>
          <w:color w:val="000000" w:themeColor="text1"/>
          <w:sz w:val="20"/>
          <w:szCs w:val="20"/>
        </w:rPr>
        <w:t>POS Terminal Serial number</w:t>
      </w:r>
    </w:p>
    <w:p w14:paraId="6548D6A4" w14:textId="2ED95F1D" w:rsidR="00E1500D" w:rsidRPr="00A646BE" w:rsidRDefault="00E1500D" w:rsidP="00643295">
      <w:pPr>
        <w:pStyle w:val="ListParagraph"/>
        <w:numPr>
          <w:ilvl w:val="0"/>
          <w:numId w:val="59"/>
        </w:numPr>
        <w:spacing w:after="0" w:line="0" w:lineRule="atLeast"/>
        <w:rPr>
          <w:rFonts w:asciiTheme="minorHAnsi" w:hAnsiTheme="minorHAnsi" w:cstheme="minorHAnsi"/>
          <w:color w:val="000000" w:themeColor="text1"/>
          <w:sz w:val="20"/>
          <w:szCs w:val="20"/>
        </w:rPr>
      </w:pPr>
      <w:r w:rsidRPr="00A646BE">
        <w:rPr>
          <w:rFonts w:asciiTheme="minorHAnsi" w:hAnsiTheme="minorHAnsi" w:cstheme="minorHAnsi"/>
          <w:color w:val="000000" w:themeColor="text1"/>
          <w:sz w:val="20"/>
          <w:szCs w:val="20"/>
        </w:rPr>
        <w:t>EDC Type</w:t>
      </w:r>
    </w:p>
    <w:p w14:paraId="4599F970" w14:textId="7F1E2610" w:rsidR="00E1500D" w:rsidRPr="00A646BE" w:rsidRDefault="00E1500D" w:rsidP="00643295">
      <w:pPr>
        <w:pStyle w:val="ListParagraph"/>
        <w:numPr>
          <w:ilvl w:val="0"/>
          <w:numId w:val="59"/>
        </w:numPr>
        <w:spacing w:after="0" w:line="0" w:lineRule="atLeast"/>
        <w:rPr>
          <w:rFonts w:asciiTheme="minorHAnsi" w:hAnsiTheme="minorHAnsi" w:cstheme="minorHAnsi"/>
          <w:color w:val="000000" w:themeColor="text1"/>
          <w:sz w:val="20"/>
          <w:szCs w:val="20"/>
        </w:rPr>
      </w:pPr>
      <w:r w:rsidRPr="00A646BE">
        <w:rPr>
          <w:rFonts w:asciiTheme="minorHAnsi" w:hAnsiTheme="minorHAnsi" w:cstheme="minorHAnsi"/>
          <w:color w:val="000000" w:themeColor="text1"/>
          <w:sz w:val="20"/>
          <w:szCs w:val="20"/>
        </w:rPr>
        <w:t>Bank</w:t>
      </w:r>
    </w:p>
    <w:p w14:paraId="629FF654" w14:textId="76A231D7" w:rsidR="00790225" w:rsidRPr="00A646BE" w:rsidRDefault="00E1500D" w:rsidP="00643295">
      <w:pPr>
        <w:pStyle w:val="ListParagraph"/>
        <w:numPr>
          <w:ilvl w:val="0"/>
          <w:numId w:val="59"/>
        </w:numPr>
        <w:spacing w:after="0" w:line="0" w:lineRule="atLeast"/>
        <w:rPr>
          <w:rFonts w:asciiTheme="minorHAnsi" w:hAnsiTheme="minorHAnsi" w:cstheme="minorHAnsi"/>
          <w:color w:val="000000" w:themeColor="text1"/>
          <w:sz w:val="20"/>
          <w:szCs w:val="20"/>
        </w:rPr>
      </w:pPr>
      <w:r w:rsidRPr="00A646BE">
        <w:rPr>
          <w:rFonts w:asciiTheme="minorHAnsi" w:hAnsiTheme="minorHAnsi" w:cstheme="minorHAnsi"/>
          <w:color w:val="000000" w:themeColor="text1"/>
          <w:sz w:val="20"/>
          <w:szCs w:val="20"/>
        </w:rPr>
        <w:t>Acceptance Da</w:t>
      </w:r>
      <w:r w:rsidR="00790225" w:rsidRPr="00A646BE">
        <w:rPr>
          <w:rFonts w:asciiTheme="minorHAnsi" w:hAnsiTheme="minorHAnsi" w:cstheme="minorHAnsi"/>
          <w:color w:val="000000" w:themeColor="text1"/>
          <w:sz w:val="20"/>
          <w:szCs w:val="20"/>
        </w:rPr>
        <w:t>te and Time</w:t>
      </w:r>
    </w:p>
    <w:p w14:paraId="7C7ED8C2" w14:textId="77777777" w:rsidR="00790225" w:rsidRPr="00A646BE" w:rsidRDefault="00790225" w:rsidP="00056D81">
      <w:pPr>
        <w:spacing w:after="0" w:line="0" w:lineRule="atLeast"/>
        <w:rPr>
          <w:rFonts w:asciiTheme="minorHAnsi" w:hAnsiTheme="minorHAnsi" w:cstheme="minorHAnsi"/>
          <w:sz w:val="20"/>
          <w:szCs w:val="20"/>
        </w:rPr>
      </w:pPr>
    </w:p>
    <w:p w14:paraId="640758F0" w14:textId="04A4C1B9" w:rsidR="00C9249E" w:rsidRPr="00A646BE" w:rsidRDefault="00C9249E" w:rsidP="00056D81">
      <w:pPr>
        <w:spacing w:after="0" w:line="0" w:lineRule="atLeast"/>
        <w:rPr>
          <w:rFonts w:asciiTheme="minorHAnsi" w:hAnsiTheme="minorHAnsi" w:cstheme="minorHAnsi"/>
          <w:b/>
          <w:bCs/>
          <w:sz w:val="20"/>
          <w:szCs w:val="20"/>
        </w:rPr>
      </w:pPr>
    </w:p>
    <w:p w14:paraId="6FD72EEA" w14:textId="2D2FB6E1" w:rsidR="00A90025" w:rsidRPr="00A646BE" w:rsidRDefault="00A90025" w:rsidP="00347FD8">
      <w:pPr>
        <w:spacing w:after="0"/>
        <w:rPr>
          <w:rFonts w:asciiTheme="minorHAnsi" w:hAnsiTheme="minorHAnsi" w:cstheme="minorHAnsi"/>
          <w:b/>
          <w:bCs/>
          <w:sz w:val="20"/>
          <w:szCs w:val="20"/>
          <w:lang w:val="en-US"/>
        </w:rPr>
      </w:pPr>
    </w:p>
    <w:p w14:paraId="1A87908F" w14:textId="194B838A" w:rsidR="00A90025" w:rsidRPr="00A646BE" w:rsidRDefault="00A90025" w:rsidP="004B032D">
      <w:pPr>
        <w:pStyle w:val="ListParagraph"/>
        <w:numPr>
          <w:ilvl w:val="0"/>
          <w:numId w:val="69"/>
        </w:numPr>
        <w:spacing w:after="0"/>
        <w:rPr>
          <w:rFonts w:asciiTheme="minorHAnsi" w:hAnsiTheme="minorHAnsi" w:cstheme="minorHAnsi"/>
          <w:b/>
          <w:bCs/>
          <w:sz w:val="20"/>
          <w:szCs w:val="20"/>
          <w:lang w:val="en-US"/>
        </w:rPr>
      </w:pPr>
      <w:r w:rsidRPr="00A646BE">
        <w:rPr>
          <w:rFonts w:asciiTheme="minorHAnsi" w:hAnsiTheme="minorHAnsi" w:cstheme="minorHAnsi"/>
          <w:b/>
          <w:bCs/>
          <w:sz w:val="20"/>
          <w:szCs w:val="20"/>
          <w:lang w:val="en-US"/>
        </w:rPr>
        <w:t>Reports and Dashboards</w:t>
      </w:r>
    </w:p>
    <w:p w14:paraId="20FDFE81" w14:textId="77777777" w:rsidR="00C84905" w:rsidRDefault="00C84905" w:rsidP="004B032D">
      <w:pPr>
        <w:spacing w:after="0" w:line="0" w:lineRule="atLeast"/>
        <w:ind w:firstLine="720"/>
        <w:rPr>
          <w:rFonts w:asciiTheme="minorHAnsi" w:hAnsiTheme="minorHAnsi" w:cstheme="minorHAnsi"/>
          <w:b/>
          <w:bCs/>
          <w:sz w:val="20"/>
          <w:szCs w:val="20"/>
        </w:rPr>
      </w:pPr>
    </w:p>
    <w:p w14:paraId="529AB1C3" w14:textId="0AFCD82D" w:rsidR="00347FD8" w:rsidRPr="00C84905" w:rsidRDefault="00347FD8" w:rsidP="00C84905">
      <w:pPr>
        <w:pStyle w:val="ListParagraph"/>
        <w:numPr>
          <w:ilvl w:val="0"/>
          <w:numId w:val="70"/>
        </w:numPr>
        <w:spacing w:after="0" w:line="0" w:lineRule="atLeast"/>
        <w:rPr>
          <w:rFonts w:asciiTheme="minorHAnsi" w:hAnsiTheme="minorHAnsi" w:cstheme="minorHAnsi"/>
          <w:b/>
          <w:bCs/>
          <w:sz w:val="20"/>
          <w:szCs w:val="20"/>
        </w:rPr>
      </w:pPr>
      <w:r w:rsidRPr="00C84905">
        <w:rPr>
          <w:rFonts w:asciiTheme="minorHAnsi" w:hAnsiTheme="minorHAnsi" w:cstheme="minorHAnsi"/>
          <w:b/>
          <w:bCs/>
          <w:sz w:val="20"/>
          <w:szCs w:val="20"/>
        </w:rPr>
        <w:t>Dashboard for Daily Case Log File</w:t>
      </w:r>
    </w:p>
    <w:p w14:paraId="13A266BA" w14:textId="7B6EF2F6" w:rsidR="00347FD8" w:rsidRPr="00A646BE" w:rsidRDefault="00347FD8" w:rsidP="007466AB">
      <w:pPr>
        <w:pStyle w:val="ListParagraph"/>
        <w:numPr>
          <w:ilvl w:val="0"/>
          <w:numId w:val="71"/>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Dashboard with Proactive roll count and repeat count</w:t>
      </w:r>
    </w:p>
    <w:p w14:paraId="6A6BB0DD" w14:textId="78AF0572" w:rsidR="00522E2C" w:rsidRPr="00A646BE" w:rsidRDefault="00522E2C" w:rsidP="00522E2C">
      <w:pPr>
        <w:spacing w:after="0" w:line="0" w:lineRule="atLeast"/>
        <w:rPr>
          <w:rFonts w:asciiTheme="minorHAnsi" w:hAnsiTheme="minorHAnsi" w:cstheme="minorHAnsi"/>
          <w:sz w:val="20"/>
          <w:szCs w:val="20"/>
        </w:rPr>
      </w:pPr>
    </w:p>
    <w:p w14:paraId="3FF559B9" w14:textId="1508D19A" w:rsidR="00522E2C" w:rsidRPr="00A646BE" w:rsidRDefault="00522E2C" w:rsidP="00522E2C">
      <w:pPr>
        <w:pStyle w:val="ListParagraph"/>
        <w:numPr>
          <w:ilvl w:val="0"/>
          <w:numId w:val="67"/>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 xml:space="preserve">Proactive Roll Count – In the month beginning Banks send the case </w:t>
      </w:r>
      <w:del w:id="51" w:author="Neha Vishwakarma2" w:date="2022-06-29T13:45:00Z">
        <w:r w:rsidRPr="00A646BE" w:rsidDel="0092422D">
          <w:rPr>
            <w:rFonts w:asciiTheme="minorHAnsi" w:hAnsiTheme="minorHAnsi" w:cstheme="minorHAnsi"/>
            <w:sz w:val="20"/>
            <w:szCs w:val="20"/>
          </w:rPr>
          <w:delText>file(</w:delText>
        </w:r>
      </w:del>
      <w:ins w:id="52" w:author="Neha Vishwakarma2" w:date="2022-06-29T13:45:00Z">
        <w:r w:rsidR="0092422D" w:rsidRPr="00A646BE">
          <w:rPr>
            <w:rFonts w:asciiTheme="minorHAnsi" w:hAnsiTheme="minorHAnsi" w:cstheme="minorHAnsi"/>
            <w:sz w:val="20"/>
            <w:szCs w:val="20"/>
          </w:rPr>
          <w:t>file (</w:t>
        </w:r>
      </w:ins>
      <w:r w:rsidRPr="00A646BE">
        <w:rPr>
          <w:rFonts w:asciiTheme="minorHAnsi" w:hAnsiTheme="minorHAnsi" w:cstheme="minorHAnsi"/>
          <w:sz w:val="20"/>
          <w:szCs w:val="20"/>
        </w:rPr>
        <w:t xml:space="preserve">Proactive Cases) which contains the cases of Call Category with SC_Roll. Dashboard shows the daily pending cases </w:t>
      </w:r>
      <w:r w:rsidR="00002C27" w:rsidRPr="00A646BE">
        <w:rPr>
          <w:rFonts w:asciiTheme="minorHAnsi" w:hAnsiTheme="minorHAnsi" w:cstheme="minorHAnsi"/>
          <w:sz w:val="20"/>
          <w:szCs w:val="20"/>
        </w:rPr>
        <w:t xml:space="preserve">with Proactive Roll Count field. If there is any Proactive case is available against TID of pending case, then </w:t>
      </w:r>
      <w:r w:rsidRPr="00A646BE">
        <w:rPr>
          <w:rFonts w:asciiTheme="minorHAnsi" w:hAnsiTheme="minorHAnsi" w:cstheme="minorHAnsi"/>
          <w:sz w:val="20"/>
          <w:szCs w:val="20"/>
        </w:rPr>
        <w:t>Proactive Roll C</w:t>
      </w:r>
      <w:r w:rsidR="00DE35AD" w:rsidRPr="00A646BE">
        <w:rPr>
          <w:rFonts w:asciiTheme="minorHAnsi" w:hAnsiTheme="minorHAnsi" w:cstheme="minorHAnsi"/>
          <w:sz w:val="20"/>
          <w:szCs w:val="20"/>
        </w:rPr>
        <w:t xml:space="preserve">ount field is updated with the </w:t>
      </w:r>
      <w:r w:rsidR="001B57A9" w:rsidRPr="00A646BE">
        <w:rPr>
          <w:rFonts w:asciiTheme="minorHAnsi" w:hAnsiTheme="minorHAnsi" w:cstheme="minorHAnsi"/>
          <w:sz w:val="20"/>
          <w:szCs w:val="20"/>
        </w:rPr>
        <w:t>Roll count mentioned in the Proactive case. Then FSE can take up both cases pertaining to the TID.</w:t>
      </w:r>
    </w:p>
    <w:p w14:paraId="427FF48F" w14:textId="69372D4B" w:rsidR="00522E2C" w:rsidRPr="00A646BE" w:rsidRDefault="00522E2C" w:rsidP="00522E2C">
      <w:pPr>
        <w:pStyle w:val="ListParagraph"/>
        <w:numPr>
          <w:ilvl w:val="0"/>
          <w:numId w:val="67"/>
        </w:numPr>
        <w:spacing w:after="0" w:line="0" w:lineRule="atLeast"/>
        <w:rPr>
          <w:rFonts w:asciiTheme="minorHAnsi" w:hAnsiTheme="minorHAnsi" w:cstheme="minorHAnsi"/>
          <w:sz w:val="20"/>
          <w:szCs w:val="20"/>
        </w:rPr>
      </w:pPr>
      <w:r w:rsidRPr="00A646BE">
        <w:rPr>
          <w:rFonts w:asciiTheme="minorHAnsi" w:hAnsiTheme="minorHAnsi" w:cstheme="minorHAnsi"/>
          <w:sz w:val="20"/>
          <w:szCs w:val="20"/>
        </w:rPr>
        <w:t xml:space="preserve">Repeat Count – This column displays the number of dockets </w:t>
      </w:r>
      <w:r w:rsidR="00724E0A" w:rsidRPr="00A646BE">
        <w:rPr>
          <w:rFonts w:asciiTheme="minorHAnsi" w:hAnsiTheme="minorHAnsi" w:cstheme="minorHAnsi"/>
          <w:sz w:val="20"/>
          <w:szCs w:val="20"/>
        </w:rPr>
        <w:t xml:space="preserve">logged </w:t>
      </w:r>
      <w:r w:rsidRPr="00A646BE">
        <w:rPr>
          <w:rFonts w:asciiTheme="minorHAnsi" w:hAnsiTheme="minorHAnsi" w:cstheme="minorHAnsi"/>
          <w:sz w:val="20"/>
          <w:szCs w:val="20"/>
        </w:rPr>
        <w:t>for the particular POS Terminal ID</w:t>
      </w:r>
      <w:r w:rsidR="00724E0A" w:rsidRPr="00A646BE">
        <w:rPr>
          <w:rFonts w:asciiTheme="minorHAnsi" w:hAnsiTheme="minorHAnsi" w:cstheme="minorHAnsi"/>
          <w:sz w:val="20"/>
          <w:szCs w:val="20"/>
        </w:rPr>
        <w:t xml:space="preserve"> for last three month. This value is hyperlink and on clicking this value, pops up the Case History screen</w:t>
      </w:r>
    </w:p>
    <w:p w14:paraId="6D70DC59" w14:textId="77777777" w:rsidR="00522E2C" w:rsidRPr="00A646BE" w:rsidRDefault="00522E2C" w:rsidP="00522E2C">
      <w:pPr>
        <w:spacing w:after="0" w:line="0" w:lineRule="atLeast"/>
        <w:rPr>
          <w:rFonts w:asciiTheme="minorHAnsi" w:hAnsiTheme="minorHAnsi" w:cstheme="minorHAnsi"/>
          <w:sz w:val="20"/>
          <w:szCs w:val="20"/>
        </w:rPr>
      </w:pPr>
    </w:p>
    <w:tbl>
      <w:tblPr>
        <w:tblW w:w="5000" w:type="pct"/>
        <w:tblCellMar>
          <w:left w:w="0" w:type="dxa"/>
          <w:right w:w="0" w:type="dxa"/>
        </w:tblCellMar>
        <w:tblLook w:val="0420" w:firstRow="1" w:lastRow="0" w:firstColumn="0" w:lastColumn="0" w:noHBand="0" w:noVBand="1"/>
      </w:tblPr>
      <w:tblGrid>
        <w:gridCol w:w="1743"/>
        <w:gridCol w:w="1743"/>
        <w:gridCol w:w="1743"/>
        <w:gridCol w:w="1743"/>
        <w:gridCol w:w="1741"/>
        <w:gridCol w:w="1737"/>
      </w:tblGrid>
      <w:tr w:rsidR="000178C1" w:rsidRPr="00970A43" w14:paraId="757884E2" w14:textId="77777777" w:rsidTr="00EC5AFA">
        <w:trPr>
          <w:trHeight w:val="545"/>
        </w:trPr>
        <w:tc>
          <w:tcPr>
            <w:tcW w:w="834" w:type="pct"/>
            <w:tcBorders>
              <w:top w:val="single" w:sz="8" w:space="0" w:color="FFFFFF"/>
              <w:left w:val="single" w:sz="8" w:space="0" w:color="FFFFFF"/>
              <w:bottom w:val="single" w:sz="24" w:space="0" w:color="FFFFFF"/>
              <w:right w:val="single" w:sz="8" w:space="0" w:color="FFFFFF"/>
            </w:tcBorders>
            <w:shd w:val="clear" w:color="auto" w:fill="D9D9D9"/>
            <w:tcMar>
              <w:top w:w="65" w:type="dxa"/>
              <w:left w:w="144" w:type="dxa"/>
              <w:bottom w:w="65" w:type="dxa"/>
              <w:right w:w="144" w:type="dxa"/>
            </w:tcMar>
          </w:tcPr>
          <w:p w14:paraId="77FF9247" w14:textId="77777777" w:rsidR="000178C1" w:rsidRPr="00970A43" w:rsidRDefault="000178C1" w:rsidP="00A30EA7">
            <w:pPr>
              <w:spacing w:line="0" w:lineRule="atLeast"/>
              <w:jc w:val="center"/>
              <w:rPr>
                <w:b/>
                <w:bCs/>
                <w:sz w:val="20"/>
                <w:szCs w:val="20"/>
                <w:lang w:val="en-US"/>
              </w:rPr>
            </w:pPr>
            <w:r>
              <w:rPr>
                <w:b/>
                <w:bCs/>
                <w:sz w:val="20"/>
                <w:szCs w:val="20"/>
                <w:lang w:val="en-US"/>
              </w:rPr>
              <w:lastRenderedPageBreak/>
              <w:t>Proactive Cases</w:t>
            </w:r>
          </w:p>
        </w:tc>
        <w:tc>
          <w:tcPr>
            <w:tcW w:w="834" w:type="pct"/>
            <w:tcBorders>
              <w:top w:val="single" w:sz="8" w:space="0" w:color="FFFFFF"/>
              <w:left w:val="single" w:sz="8" w:space="0" w:color="FFFFFF"/>
              <w:bottom w:val="single" w:sz="24" w:space="0" w:color="FFFFFF"/>
              <w:right w:val="single" w:sz="8" w:space="0" w:color="FFFFFF"/>
            </w:tcBorders>
            <w:shd w:val="clear" w:color="auto" w:fill="D9D9D9"/>
            <w:tcMar>
              <w:top w:w="65" w:type="dxa"/>
              <w:left w:w="144" w:type="dxa"/>
              <w:bottom w:w="65" w:type="dxa"/>
              <w:right w:w="144" w:type="dxa"/>
            </w:tcMar>
          </w:tcPr>
          <w:p w14:paraId="229B981E" w14:textId="77777777" w:rsidR="000178C1" w:rsidRPr="00970A43" w:rsidRDefault="000178C1" w:rsidP="00A30EA7">
            <w:pPr>
              <w:spacing w:line="0" w:lineRule="atLeast"/>
              <w:jc w:val="center"/>
              <w:rPr>
                <w:b/>
                <w:bCs/>
                <w:sz w:val="20"/>
                <w:szCs w:val="20"/>
                <w:lang w:val="en-US"/>
              </w:rPr>
            </w:pPr>
            <w:r>
              <w:rPr>
                <w:b/>
                <w:bCs/>
                <w:sz w:val="20"/>
                <w:szCs w:val="20"/>
                <w:lang w:val="en-US"/>
              </w:rPr>
              <w:t>Dockets pertaining to TID</w:t>
            </w:r>
          </w:p>
        </w:tc>
        <w:tc>
          <w:tcPr>
            <w:tcW w:w="3332" w:type="pct"/>
            <w:gridSpan w:val="4"/>
            <w:tcBorders>
              <w:top w:val="single" w:sz="8" w:space="0" w:color="FFFFFF"/>
              <w:left w:val="single" w:sz="8" w:space="0" w:color="FFFFFF"/>
              <w:bottom w:val="single" w:sz="24" w:space="0" w:color="FFFFFF"/>
              <w:right w:val="single" w:sz="8" w:space="0" w:color="FFFFFF"/>
            </w:tcBorders>
            <w:shd w:val="clear" w:color="auto" w:fill="4472C4"/>
            <w:tcMar>
              <w:top w:w="65" w:type="dxa"/>
              <w:left w:w="144" w:type="dxa"/>
              <w:bottom w:w="65" w:type="dxa"/>
              <w:right w:w="144" w:type="dxa"/>
            </w:tcMar>
          </w:tcPr>
          <w:p w14:paraId="46278726" w14:textId="77777777" w:rsidR="000178C1" w:rsidRPr="00970A43" w:rsidRDefault="000178C1" w:rsidP="00A30EA7">
            <w:pPr>
              <w:spacing w:line="0" w:lineRule="atLeast"/>
              <w:jc w:val="center"/>
              <w:rPr>
                <w:color w:val="FFFFFF" w:themeColor="background1"/>
                <w:sz w:val="20"/>
                <w:szCs w:val="20"/>
                <w:lang w:val="en-US"/>
              </w:rPr>
            </w:pPr>
            <w:r>
              <w:rPr>
                <w:color w:val="FFFFFF" w:themeColor="background1"/>
                <w:sz w:val="20"/>
                <w:szCs w:val="20"/>
                <w:lang w:val="en-US"/>
              </w:rPr>
              <w:t>Daily Cases - Pending</w:t>
            </w:r>
          </w:p>
        </w:tc>
      </w:tr>
      <w:tr w:rsidR="000178C1" w:rsidRPr="00970A43" w14:paraId="3DBA5FE4" w14:textId="77777777" w:rsidTr="00EC5AFA">
        <w:trPr>
          <w:trHeight w:val="545"/>
        </w:trPr>
        <w:tc>
          <w:tcPr>
            <w:tcW w:w="834" w:type="pct"/>
            <w:tcBorders>
              <w:top w:val="single" w:sz="8" w:space="0" w:color="FFFFFF"/>
              <w:left w:val="single" w:sz="8" w:space="0" w:color="FFFFFF"/>
              <w:bottom w:val="single" w:sz="24" w:space="0" w:color="FFFFFF"/>
              <w:right w:val="single" w:sz="8" w:space="0" w:color="FFFFFF"/>
            </w:tcBorders>
            <w:shd w:val="clear" w:color="auto" w:fill="D9D9D9"/>
            <w:tcMar>
              <w:top w:w="65" w:type="dxa"/>
              <w:left w:w="144" w:type="dxa"/>
              <w:bottom w:w="65" w:type="dxa"/>
              <w:right w:w="144" w:type="dxa"/>
            </w:tcMar>
            <w:hideMark/>
          </w:tcPr>
          <w:p w14:paraId="2B8EC844" w14:textId="77777777" w:rsidR="000178C1" w:rsidRPr="00970A43" w:rsidRDefault="000178C1" w:rsidP="00A30EA7">
            <w:pPr>
              <w:spacing w:line="0" w:lineRule="atLeast"/>
              <w:jc w:val="center"/>
              <w:rPr>
                <w:sz w:val="20"/>
                <w:szCs w:val="20"/>
                <w:lang w:val="en-US"/>
              </w:rPr>
            </w:pPr>
            <w:r w:rsidRPr="00970A43">
              <w:rPr>
                <w:b/>
                <w:bCs/>
                <w:sz w:val="20"/>
                <w:szCs w:val="20"/>
                <w:lang w:val="en-US"/>
              </w:rPr>
              <w:t>Proactive Roll Count</w:t>
            </w:r>
          </w:p>
        </w:tc>
        <w:tc>
          <w:tcPr>
            <w:tcW w:w="834" w:type="pct"/>
            <w:tcBorders>
              <w:top w:val="single" w:sz="8" w:space="0" w:color="FFFFFF"/>
              <w:left w:val="single" w:sz="8" w:space="0" w:color="FFFFFF"/>
              <w:bottom w:val="single" w:sz="24" w:space="0" w:color="FFFFFF"/>
              <w:right w:val="single" w:sz="8" w:space="0" w:color="FFFFFF"/>
            </w:tcBorders>
            <w:shd w:val="clear" w:color="auto" w:fill="D9D9D9"/>
            <w:tcMar>
              <w:top w:w="65" w:type="dxa"/>
              <w:left w:w="144" w:type="dxa"/>
              <w:bottom w:w="65" w:type="dxa"/>
              <w:right w:w="144" w:type="dxa"/>
            </w:tcMar>
            <w:hideMark/>
          </w:tcPr>
          <w:p w14:paraId="1FA59D6A" w14:textId="77777777" w:rsidR="000178C1" w:rsidRPr="00970A43" w:rsidRDefault="000178C1" w:rsidP="00A30EA7">
            <w:pPr>
              <w:spacing w:line="0" w:lineRule="atLeast"/>
              <w:jc w:val="center"/>
              <w:rPr>
                <w:sz w:val="20"/>
                <w:szCs w:val="20"/>
                <w:lang w:val="en-US"/>
              </w:rPr>
            </w:pPr>
            <w:r w:rsidRPr="00970A43">
              <w:rPr>
                <w:b/>
                <w:bCs/>
                <w:sz w:val="20"/>
                <w:szCs w:val="20"/>
                <w:lang w:val="en-US"/>
              </w:rPr>
              <w:t>Repeat Count</w:t>
            </w:r>
          </w:p>
        </w:tc>
        <w:tc>
          <w:tcPr>
            <w:tcW w:w="834" w:type="pct"/>
            <w:tcBorders>
              <w:top w:val="single" w:sz="8" w:space="0" w:color="FFFFFF"/>
              <w:left w:val="single" w:sz="8" w:space="0" w:color="FFFFFF"/>
              <w:bottom w:val="single" w:sz="24" w:space="0" w:color="FFFFFF"/>
              <w:right w:val="single" w:sz="8" w:space="0" w:color="FFFFFF"/>
            </w:tcBorders>
            <w:shd w:val="clear" w:color="auto" w:fill="4472C4"/>
            <w:tcMar>
              <w:top w:w="65" w:type="dxa"/>
              <w:left w:w="144" w:type="dxa"/>
              <w:bottom w:w="65" w:type="dxa"/>
              <w:right w:w="144" w:type="dxa"/>
            </w:tcMar>
            <w:hideMark/>
          </w:tcPr>
          <w:p w14:paraId="2F94B4A4" w14:textId="77777777" w:rsidR="000178C1" w:rsidRPr="00970A43" w:rsidRDefault="000178C1" w:rsidP="00A30EA7">
            <w:pPr>
              <w:spacing w:line="0" w:lineRule="atLeast"/>
              <w:jc w:val="center"/>
              <w:rPr>
                <w:color w:val="FFFFFF" w:themeColor="background1"/>
                <w:sz w:val="20"/>
                <w:szCs w:val="20"/>
                <w:lang w:val="en-US"/>
              </w:rPr>
            </w:pPr>
            <w:r w:rsidRPr="00970A43">
              <w:rPr>
                <w:b/>
                <w:bCs/>
                <w:color w:val="FFFFFF" w:themeColor="background1"/>
                <w:sz w:val="20"/>
                <w:szCs w:val="20"/>
                <w:lang w:val="en-US"/>
              </w:rPr>
              <w:t>Client</w:t>
            </w:r>
          </w:p>
        </w:tc>
        <w:tc>
          <w:tcPr>
            <w:tcW w:w="834" w:type="pct"/>
            <w:tcBorders>
              <w:top w:val="single" w:sz="8" w:space="0" w:color="FFFFFF"/>
              <w:left w:val="single" w:sz="8" w:space="0" w:color="FFFFFF"/>
              <w:bottom w:val="single" w:sz="24" w:space="0" w:color="FFFFFF"/>
              <w:right w:val="single" w:sz="8" w:space="0" w:color="FFFFFF"/>
            </w:tcBorders>
            <w:shd w:val="clear" w:color="auto" w:fill="4472C4"/>
            <w:tcMar>
              <w:top w:w="65" w:type="dxa"/>
              <w:left w:w="144" w:type="dxa"/>
              <w:bottom w:w="65" w:type="dxa"/>
              <w:right w:w="144" w:type="dxa"/>
            </w:tcMar>
            <w:hideMark/>
          </w:tcPr>
          <w:p w14:paraId="76E2B5D7" w14:textId="77777777" w:rsidR="000178C1" w:rsidRPr="00970A43" w:rsidRDefault="000178C1" w:rsidP="00A30EA7">
            <w:pPr>
              <w:spacing w:line="0" w:lineRule="atLeast"/>
              <w:jc w:val="center"/>
              <w:rPr>
                <w:color w:val="FFFFFF" w:themeColor="background1"/>
                <w:sz w:val="20"/>
                <w:szCs w:val="20"/>
                <w:lang w:val="en-US"/>
              </w:rPr>
            </w:pPr>
            <w:r w:rsidRPr="00970A43">
              <w:rPr>
                <w:b/>
                <w:bCs/>
                <w:color w:val="FFFFFF" w:themeColor="background1"/>
                <w:sz w:val="20"/>
                <w:szCs w:val="20"/>
                <w:lang w:val="en-US"/>
              </w:rPr>
              <w:t>Region</w:t>
            </w:r>
          </w:p>
        </w:tc>
        <w:tc>
          <w:tcPr>
            <w:tcW w:w="833" w:type="pct"/>
            <w:tcBorders>
              <w:top w:val="single" w:sz="8" w:space="0" w:color="FFFFFF"/>
              <w:left w:val="single" w:sz="8" w:space="0" w:color="FFFFFF"/>
              <w:bottom w:val="single" w:sz="24" w:space="0" w:color="FFFFFF"/>
              <w:right w:val="single" w:sz="8" w:space="0" w:color="FFFFFF"/>
            </w:tcBorders>
            <w:shd w:val="clear" w:color="auto" w:fill="4472C4"/>
            <w:tcMar>
              <w:top w:w="65" w:type="dxa"/>
              <w:left w:w="144" w:type="dxa"/>
              <w:bottom w:w="65" w:type="dxa"/>
              <w:right w:w="144" w:type="dxa"/>
            </w:tcMar>
            <w:hideMark/>
          </w:tcPr>
          <w:p w14:paraId="7266F722" w14:textId="77777777" w:rsidR="000178C1" w:rsidRPr="00970A43" w:rsidRDefault="000178C1" w:rsidP="00A30EA7">
            <w:pPr>
              <w:spacing w:line="0" w:lineRule="atLeast"/>
              <w:jc w:val="center"/>
              <w:rPr>
                <w:color w:val="FFFFFF" w:themeColor="background1"/>
                <w:sz w:val="20"/>
                <w:szCs w:val="20"/>
                <w:lang w:val="en-US"/>
              </w:rPr>
            </w:pPr>
            <w:r w:rsidRPr="00970A43">
              <w:rPr>
                <w:b/>
                <w:bCs/>
                <w:color w:val="FFFFFF" w:themeColor="background1"/>
                <w:sz w:val="20"/>
                <w:szCs w:val="20"/>
                <w:lang w:val="en-US"/>
              </w:rPr>
              <w:t>PLAN/LOG DATE</w:t>
            </w:r>
          </w:p>
        </w:tc>
        <w:tc>
          <w:tcPr>
            <w:tcW w:w="831" w:type="pct"/>
            <w:tcBorders>
              <w:top w:val="single" w:sz="8" w:space="0" w:color="FFFFFF"/>
              <w:left w:val="single" w:sz="8" w:space="0" w:color="FFFFFF"/>
              <w:bottom w:val="single" w:sz="24" w:space="0" w:color="FFFFFF"/>
              <w:right w:val="single" w:sz="8" w:space="0" w:color="FFFFFF"/>
            </w:tcBorders>
            <w:shd w:val="clear" w:color="auto" w:fill="4472C4"/>
            <w:tcMar>
              <w:top w:w="65" w:type="dxa"/>
              <w:left w:w="144" w:type="dxa"/>
              <w:bottom w:w="65" w:type="dxa"/>
              <w:right w:w="144" w:type="dxa"/>
            </w:tcMar>
            <w:hideMark/>
          </w:tcPr>
          <w:p w14:paraId="7323C145" w14:textId="77777777" w:rsidR="000178C1" w:rsidRPr="00970A43" w:rsidRDefault="000178C1" w:rsidP="00A30EA7">
            <w:pPr>
              <w:spacing w:line="0" w:lineRule="atLeast"/>
              <w:jc w:val="center"/>
              <w:rPr>
                <w:color w:val="FFFFFF" w:themeColor="background1"/>
                <w:sz w:val="20"/>
                <w:szCs w:val="20"/>
                <w:lang w:val="en-US"/>
              </w:rPr>
            </w:pPr>
            <w:r>
              <w:rPr>
                <w:color w:val="FFFFFF" w:themeColor="background1"/>
                <w:sz w:val="20"/>
                <w:szCs w:val="20"/>
                <w:lang w:val="en-US"/>
              </w:rPr>
              <w:t>….</w:t>
            </w:r>
          </w:p>
        </w:tc>
      </w:tr>
      <w:tr w:rsidR="000178C1" w:rsidRPr="00970A43" w14:paraId="5E0A0723" w14:textId="77777777" w:rsidTr="00EC5AFA">
        <w:trPr>
          <w:trHeight w:val="544"/>
        </w:trPr>
        <w:tc>
          <w:tcPr>
            <w:tcW w:w="834" w:type="pct"/>
            <w:tcBorders>
              <w:top w:val="single" w:sz="24" w:space="0" w:color="FFFFFF"/>
              <w:left w:val="single" w:sz="8" w:space="0" w:color="FFFFFF"/>
              <w:bottom w:val="single" w:sz="8" w:space="0" w:color="FFFFFF"/>
              <w:right w:val="single" w:sz="8" w:space="0" w:color="FFFFFF"/>
            </w:tcBorders>
            <w:shd w:val="clear" w:color="auto" w:fill="D9D9D9"/>
            <w:tcMar>
              <w:top w:w="65" w:type="dxa"/>
              <w:left w:w="144" w:type="dxa"/>
              <w:bottom w:w="65" w:type="dxa"/>
              <w:right w:w="144" w:type="dxa"/>
            </w:tcMar>
            <w:hideMark/>
          </w:tcPr>
          <w:p w14:paraId="31FD6FFE" w14:textId="77777777" w:rsidR="000178C1" w:rsidRPr="00970A43" w:rsidRDefault="000178C1" w:rsidP="00A30EA7">
            <w:pPr>
              <w:spacing w:line="0" w:lineRule="atLeast"/>
              <w:rPr>
                <w:sz w:val="20"/>
                <w:szCs w:val="20"/>
                <w:lang w:val="en-US"/>
              </w:rPr>
            </w:pPr>
          </w:p>
        </w:tc>
        <w:tc>
          <w:tcPr>
            <w:tcW w:w="834" w:type="pct"/>
            <w:tcBorders>
              <w:top w:val="single" w:sz="24" w:space="0" w:color="FFFFFF"/>
              <w:left w:val="single" w:sz="8" w:space="0" w:color="FFFFFF"/>
              <w:bottom w:val="single" w:sz="8" w:space="0" w:color="FFFFFF"/>
              <w:right w:val="single" w:sz="8" w:space="0" w:color="FFFFFF"/>
            </w:tcBorders>
            <w:shd w:val="clear" w:color="auto" w:fill="D9D9D9"/>
            <w:tcMar>
              <w:top w:w="65" w:type="dxa"/>
              <w:left w:w="144" w:type="dxa"/>
              <w:bottom w:w="65" w:type="dxa"/>
              <w:right w:w="144" w:type="dxa"/>
            </w:tcMar>
            <w:hideMark/>
          </w:tcPr>
          <w:p w14:paraId="62BE25A8" w14:textId="77777777" w:rsidR="000178C1" w:rsidRPr="00970A43" w:rsidRDefault="000178C1" w:rsidP="00A30EA7">
            <w:pPr>
              <w:spacing w:line="0" w:lineRule="atLeast"/>
              <w:rPr>
                <w:sz w:val="20"/>
                <w:szCs w:val="20"/>
                <w:lang w:val="en-US"/>
              </w:rPr>
            </w:pPr>
          </w:p>
        </w:tc>
        <w:tc>
          <w:tcPr>
            <w:tcW w:w="834" w:type="pct"/>
            <w:tcBorders>
              <w:top w:val="single" w:sz="24" w:space="0" w:color="FFFFFF"/>
              <w:left w:val="single" w:sz="8" w:space="0" w:color="FFFFFF"/>
              <w:bottom w:val="single" w:sz="8" w:space="0" w:color="FFFFFF"/>
              <w:right w:val="single" w:sz="8" w:space="0" w:color="FFFFFF"/>
            </w:tcBorders>
            <w:shd w:val="clear" w:color="auto" w:fill="CFD5EA"/>
            <w:tcMar>
              <w:top w:w="65" w:type="dxa"/>
              <w:left w:w="144" w:type="dxa"/>
              <w:bottom w:w="65" w:type="dxa"/>
              <w:right w:w="144" w:type="dxa"/>
            </w:tcMar>
            <w:hideMark/>
          </w:tcPr>
          <w:p w14:paraId="33B79BB0" w14:textId="77777777" w:rsidR="000178C1" w:rsidRPr="00970A43" w:rsidRDefault="000178C1" w:rsidP="00A30EA7">
            <w:pPr>
              <w:spacing w:line="0" w:lineRule="atLeast"/>
              <w:rPr>
                <w:sz w:val="20"/>
                <w:szCs w:val="20"/>
                <w:lang w:val="en-US"/>
              </w:rPr>
            </w:pPr>
          </w:p>
        </w:tc>
        <w:tc>
          <w:tcPr>
            <w:tcW w:w="834" w:type="pct"/>
            <w:tcBorders>
              <w:top w:val="single" w:sz="24" w:space="0" w:color="FFFFFF"/>
              <w:left w:val="single" w:sz="8" w:space="0" w:color="FFFFFF"/>
              <w:bottom w:val="single" w:sz="8" w:space="0" w:color="FFFFFF"/>
              <w:right w:val="single" w:sz="8" w:space="0" w:color="FFFFFF"/>
            </w:tcBorders>
            <w:shd w:val="clear" w:color="auto" w:fill="CFD5EA"/>
            <w:tcMar>
              <w:top w:w="65" w:type="dxa"/>
              <w:left w:w="144" w:type="dxa"/>
              <w:bottom w:w="65" w:type="dxa"/>
              <w:right w:w="144" w:type="dxa"/>
            </w:tcMar>
            <w:hideMark/>
          </w:tcPr>
          <w:p w14:paraId="25DC79DE" w14:textId="77777777" w:rsidR="000178C1" w:rsidRPr="00970A43" w:rsidRDefault="000178C1" w:rsidP="00A30EA7">
            <w:pPr>
              <w:spacing w:line="0" w:lineRule="atLeast"/>
              <w:rPr>
                <w:sz w:val="20"/>
                <w:szCs w:val="20"/>
                <w:lang w:val="en-US"/>
              </w:rPr>
            </w:pPr>
          </w:p>
        </w:tc>
        <w:tc>
          <w:tcPr>
            <w:tcW w:w="833" w:type="pct"/>
            <w:tcBorders>
              <w:top w:val="single" w:sz="24" w:space="0" w:color="FFFFFF"/>
              <w:left w:val="single" w:sz="8" w:space="0" w:color="FFFFFF"/>
              <w:bottom w:val="single" w:sz="8" w:space="0" w:color="FFFFFF"/>
              <w:right w:val="single" w:sz="8" w:space="0" w:color="FFFFFF"/>
            </w:tcBorders>
            <w:shd w:val="clear" w:color="auto" w:fill="CFD5EA"/>
            <w:tcMar>
              <w:top w:w="65" w:type="dxa"/>
              <w:left w:w="144" w:type="dxa"/>
              <w:bottom w:w="65" w:type="dxa"/>
              <w:right w:w="144" w:type="dxa"/>
            </w:tcMar>
            <w:hideMark/>
          </w:tcPr>
          <w:p w14:paraId="163C05B4" w14:textId="77777777" w:rsidR="000178C1" w:rsidRPr="00970A43" w:rsidRDefault="000178C1" w:rsidP="00A30EA7">
            <w:pPr>
              <w:spacing w:line="0" w:lineRule="atLeast"/>
              <w:rPr>
                <w:sz w:val="20"/>
                <w:szCs w:val="20"/>
                <w:lang w:val="en-US"/>
              </w:rPr>
            </w:pPr>
          </w:p>
        </w:tc>
        <w:tc>
          <w:tcPr>
            <w:tcW w:w="831" w:type="pct"/>
            <w:tcBorders>
              <w:top w:val="single" w:sz="24" w:space="0" w:color="FFFFFF"/>
              <w:left w:val="single" w:sz="8" w:space="0" w:color="FFFFFF"/>
              <w:bottom w:val="single" w:sz="8" w:space="0" w:color="FFFFFF"/>
              <w:right w:val="single" w:sz="8" w:space="0" w:color="FFFFFF"/>
            </w:tcBorders>
            <w:shd w:val="clear" w:color="auto" w:fill="CFD5EA"/>
            <w:tcMar>
              <w:top w:w="65" w:type="dxa"/>
              <w:left w:w="144" w:type="dxa"/>
              <w:bottom w:w="65" w:type="dxa"/>
              <w:right w:w="144" w:type="dxa"/>
            </w:tcMar>
            <w:hideMark/>
          </w:tcPr>
          <w:p w14:paraId="17B38BE1" w14:textId="77777777" w:rsidR="000178C1" w:rsidRPr="00970A43" w:rsidRDefault="000178C1" w:rsidP="00A30EA7">
            <w:pPr>
              <w:spacing w:line="0" w:lineRule="atLeast"/>
              <w:rPr>
                <w:sz w:val="20"/>
                <w:szCs w:val="20"/>
                <w:lang w:val="en-US"/>
              </w:rPr>
            </w:pPr>
          </w:p>
        </w:tc>
      </w:tr>
      <w:tr w:rsidR="000178C1" w:rsidRPr="00970A43" w14:paraId="382A193C" w14:textId="77777777" w:rsidTr="00EC5AFA">
        <w:trPr>
          <w:trHeight w:val="544"/>
        </w:trPr>
        <w:tc>
          <w:tcPr>
            <w:tcW w:w="834" w:type="pct"/>
            <w:tcBorders>
              <w:top w:val="single" w:sz="8" w:space="0" w:color="FFFFFF"/>
              <w:left w:val="single" w:sz="8" w:space="0" w:color="FFFFFF"/>
              <w:bottom w:val="single" w:sz="8" w:space="0" w:color="FFFFFF"/>
              <w:right w:val="single" w:sz="8" w:space="0" w:color="FFFFFF"/>
            </w:tcBorders>
            <w:shd w:val="clear" w:color="auto" w:fill="D9D9D9"/>
            <w:tcMar>
              <w:top w:w="65" w:type="dxa"/>
              <w:left w:w="144" w:type="dxa"/>
              <w:bottom w:w="65" w:type="dxa"/>
              <w:right w:w="144" w:type="dxa"/>
            </w:tcMar>
            <w:hideMark/>
          </w:tcPr>
          <w:p w14:paraId="41C09FBC" w14:textId="77777777" w:rsidR="000178C1" w:rsidRPr="00970A43" w:rsidRDefault="000178C1" w:rsidP="00A30EA7">
            <w:pPr>
              <w:spacing w:line="0" w:lineRule="atLeast"/>
              <w:rPr>
                <w:sz w:val="20"/>
                <w:szCs w:val="20"/>
                <w:lang w:val="en-US"/>
              </w:rPr>
            </w:pPr>
          </w:p>
        </w:tc>
        <w:tc>
          <w:tcPr>
            <w:tcW w:w="834" w:type="pct"/>
            <w:tcBorders>
              <w:top w:val="single" w:sz="8" w:space="0" w:color="FFFFFF"/>
              <w:left w:val="single" w:sz="8" w:space="0" w:color="FFFFFF"/>
              <w:bottom w:val="single" w:sz="8" w:space="0" w:color="FFFFFF"/>
              <w:right w:val="single" w:sz="8" w:space="0" w:color="FFFFFF"/>
            </w:tcBorders>
            <w:shd w:val="clear" w:color="auto" w:fill="D9D9D9"/>
            <w:tcMar>
              <w:top w:w="65" w:type="dxa"/>
              <w:left w:w="144" w:type="dxa"/>
              <w:bottom w:w="65" w:type="dxa"/>
              <w:right w:w="144" w:type="dxa"/>
            </w:tcMar>
            <w:hideMark/>
          </w:tcPr>
          <w:p w14:paraId="15BCB6DB" w14:textId="77777777" w:rsidR="000178C1" w:rsidRPr="00970A43" w:rsidRDefault="000178C1" w:rsidP="00A30EA7">
            <w:pPr>
              <w:spacing w:line="0" w:lineRule="atLeast"/>
              <w:rPr>
                <w:sz w:val="20"/>
                <w:szCs w:val="20"/>
                <w:lang w:val="en-US"/>
              </w:rPr>
            </w:pPr>
          </w:p>
        </w:tc>
        <w:tc>
          <w:tcPr>
            <w:tcW w:w="834" w:type="pct"/>
            <w:tcBorders>
              <w:top w:val="single" w:sz="8" w:space="0" w:color="FFFFFF"/>
              <w:left w:val="single" w:sz="8" w:space="0" w:color="FFFFFF"/>
              <w:bottom w:val="single" w:sz="8" w:space="0" w:color="FFFFFF"/>
              <w:right w:val="single" w:sz="8" w:space="0" w:color="FFFFFF"/>
            </w:tcBorders>
            <w:shd w:val="clear" w:color="auto" w:fill="E9EBF5"/>
            <w:tcMar>
              <w:top w:w="65" w:type="dxa"/>
              <w:left w:w="144" w:type="dxa"/>
              <w:bottom w:w="65" w:type="dxa"/>
              <w:right w:w="144" w:type="dxa"/>
            </w:tcMar>
            <w:hideMark/>
          </w:tcPr>
          <w:p w14:paraId="03BFB4F2" w14:textId="77777777" w:rsidR="000178C1" w:rsidRPr="00970A43" w:rsidRDefault="000178C1" w:rsidP="00A30EA7">
            <w:pPr>
              <w:spacing w:line="0" w:lineRule="atLeast"/>
              <w:rPr>
                <w:sz w:val="20"/>
                <w:szCs w:val="20"/>
                <w:lang w:val="en-US"/>
              </w:rPr>
            </w:pPr>
          </w:p>
        </w:tc>
        <w:tc>
          <w:tcPr>
            <w:tcW w:w="834" w:type="pct"/>
            <w:tcBorders>
              <w:top w:val="single" w:sz="8" w:space="0" w:color="FFFFFF"/>
              <w:left w:val="single" w:sz="8" w:space="0" w:color="FFFFFF"/>
              <w:bottom w:val="single" w:sz="8" w:space="0" w:color="FFFFFF"/>
              <w:right w:val="single" w:sz="8" w:space="0" w:color="FFFFFF"/>
            </w:tcBorders>
            <w:shd w:val="clear" w:color="auto" w:fill="E9EBF5"/>
            <w:tcMar>
              <w:top w:w="65" w:type="dxa"/>
              <w:left w:w="144" w:type="dxa"/>
              <w:bottom w:w="65" w:type="dxa"/>
              <w:right w:w="144" w:type="dxa"/>
            </w:tcMar>
            <w:hideMark/>
          </w:tcPr>
          <w:p w14:paraId="6C8D6308" w14:textId="77777777" w:rsidR="000178C1" w:rsidRPr="00970A43" w:rsidRDefault="000178C1" w:rsidP="00A30EA7">
            <w:pPr>
              <w:spacing w:line="0" w:lineRule="atLeast"/>
              <w:rPr>
                <w:sz w:val="20"/>
                <w:szCs w:val="20"/>
                <w:lang w:val="en-US"/>
              </w:rPr>
            </w:pPr>
          </w:p>
        </w:tc>
        <w:tc>
          <w:tcPr>
            <w:tcW w:w="833" w:type="pct"/>
            <w:tcBorders>
              <w:top w:val="single" w:sz="8" w:space="0" w:color="FFFFFF"/>
              <w:left w:val="single" w:sz="8" w:space="0" w:color="FFFFFF"/>
              <w:bottom w:val="single" w:sz="8" w:space="0" w:color="FFFFFF"/>
              <w:right w:val="single" w:sz="8" w:space="0" w:color="FFFFFF"/>
            </w:tcBorders>
            <w:shd w:val="clear" w:color="auto" w:fill="E9EBF5"/>
            <w:tcMar>
              <w:top w:w="65" w:type="dxa"/>
              <w:left w:w="144" w:type="dxa"/>
              <w:bottom w:w="65" w:type="dxa"/>
              <w:right w:w="144" w:type="dxa"/>
            </w:tcMar>
            <w:hideMark/>
          </w:tcPr>
          <w:p w14:paraId="071D0FD0" w14:textId="77777777" w:rsidR="000178C1" w:rsidRPr="00970A43" w:rsidRDefault="000178C1" w:rsidP="00A30EA7">
            <w:pPr>
              <w:spacing w:line="0" w:lineRule="atLeast"/>
              <w:rPr>
                <w:sz w:val="20"/>
                <w:szCs w:val="20"/>
                <w:lang w:val="en-US"/>
              </w:rPr>
            </w:pPr>
          </w:p>
        </w:tc>
        <w:tc>
          <w:tcPr>
            <w:tcW w:w="831" w:type="pct"/>
            <w:tcBorders>
              <w:top w:val="single" w:sz="8" w:space="0" w:color="FFFFFF"/>
              <w:left w:val="single" w:sz="8" w:space="0" w:color="FFFFFF"/>
              <w:bottom w:val="single" w:sz="8" w:space="0" w:color="FFFFFF"/>
              <w:right w:val="single" w:sz="8" w:space="0" w:color="FFFFFF"/>
            </w:tcBorders>
            <w:shd w:val="clear" w:color="auto" w:fill="E9EBF5"/>
            <w:tcMar>
              <w:top w:w="65" w:type="dxa"/>
              <w:left w:w="144" w:type="dxa"/>
              <w:bottom w:w="65" w:type="dxa"/>
              <w:right w:w="144" w:type="dxa"/>
            </w:tcMar>
            <w:hideMark/>
          </w:tcPr>
          <w:p w14:paraId="00F4533E" w14:textId="77777777" w:rsidR="000178C1" w:rsidRPr="00970A43" w:rsidRDefault="000178C1" w:rsidP="00A30EA7">
            <w:pPr>
              <w:spacing w:line="0" w:lineRule="atLeast"/>
              <w:rPr>
                <w:sz w:val="20"/>
                <w:szCs w:val="20"/>
                <w:lang w:val="en-US"/>
              </w:rPr>
            </w:pPr>
          </w:p>
        </w:tc>
      </w:tr>
    </w:tbl>
    <w:p w14:paraId="4216F6FA" w14:textId="77777777" w:rsidR="000178C1" w:rsidRPr="00EF5C74" w:rsidRDefault="000178C1" w:rsidP="000178C1">
      <w:pPr>
        <w:spacing w:line="0" w:lineRule="atLeast"/>
        <w:rPr>
          <w:rFonts w:cstheme="minorHAnsi"/>
          <w:b/>
          <w:bCs/>
          <w:sz w:val="20"/>
          <w:szCs w:val="20"/>
        </w:rPr>
      </w:pPr>
    </w:p>
    <w:p w14:paraId="56D290FA" w14:textId="77777777" w:rsidR="000178C1" w:rsidRPr="0094283B" w:rsidRDefault="000178C1" w:rsidP="0094283B">
      <w:pPr>
        <w:spacing w:line="0" w:lineRule="atLeast"/>
        <w:ind w:firstLine="720"/>
        <w:rPr>
          <w:b/>
          <w:bCs/>
          <w:sz w:val="20"/>
          <w:szCs w:val="20"/>
        </w:rPr>
      </w:pPr>
      <w:r w:rsidRPr="0094283B">
        <w:rPr>
          <w:b/>
          <w:bCs/>
          <w:sz w:val="20"/>
          <w:szCs w:val="20"/>
        </w:rPr>
        <w:t>Case History</w:t>
      </w:r>
    </w:p>
    <w:p w14:paraId="6710B809" w14:textId="77777777" w:rsidR="000178C1" w:rsidRDefault="000178C1" w:rsidP="000178C1">
      <w:pPr>
        <w:spacing w:line="0" w:lineRule="atLeast"/>
        <w:rPr>
          <w:sz w:val="20"/>
          <w:szCs w:val="20"/>
        </w:rPr>
      </w:pPr>
    </w:p>
    <w:p w14:paraId="07711CB8" w14:textId="77777777" w:rsidR="000178C1" w:rsidRDefault="000178C1" w:rsidP="0094283B">
      <w:pPr>
        <w:spacing w:line="0" w:lineRule="atLeast"/>
        <w:ind w:firstLine="720"/>
        <w:rPr>
          <w:sz w:val="20"/>
          <w:szCs w:val="20"/>
        </w:rPr>
      </w:pPr>
      <w:r>
        <w:rPr>
          <w:noProof/>
          <w:sz w:val="20"/>
          <w:szCs w:val="20"/>
          <w:lang w:val="en-IN" w:eastAsia="en-IN"/>
        </w:rPr>
        <w:drawing>
          <wp:inline distT="0" distB="0" distL="0" distR="0" wp14:anchorId="507C4247" wp14:editId="4A0777A2">
            <wp:extent cx="6300087" cy="1875506"/>
            <wp:effectExtent l="0" t="0" r="5715"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45474" cy="1889018"/>
                    </a:xfrm>
                    <a:prstGeom prst="rect">
                      <a:avLst/>
                    </a:prstGeom>
                    <a:noFill/>
                  </pic:spPr>
                </pic:pic>
              </a:graphicData>
            </a:graphic>
          </wp:inline>
        </w:drawing>
      </w:r>
    </w:p>
    <w:p w14:paraId="19678474" w14:textId="77777777" w:rsidR="000178C1" w:rsidRDefault="000178C1" w:rsidP="000178C1">
      <w:pPr>
        <w:spacing w:line="0" w:lineRule="atLeast"/>
        <w:rPr>
          <w:sz w:val="20"/>
          <w:szCs w:val="20"/>
        </w:rPr>
      </w:pPr>
    </w:p>
    <w:p w14:paraId="3351262A" w14:textId="77777777" w:rsidR="000178C1" w:rsidRPr="004E0C62" w:rsidRDefault="000178C1" w:rsidP="005B3DD7">
      <w:pPr>
        <w:spacing w:after="0" w:line="0" w:lineRule="atLeast"/>
        <w:ind w:firstLine="360"/>
        <w:rPr>
          <w:b/>
          <w:bCs/>
          <w:sz w:val="20"/>
          <w:szCs w:val="20"/>
        </w:rPr>
      </w:pPr>
      <w:r w:rsidRPr="004E0C62">
        <w:rPr>
          <w:b/>
          <w:bCs/>
          <w:sz w:val="20"/>
          <w:szCs w:val="20"/>
        </w:rPr>
        <w:t>Case History</w:t>
      </w:r>
    </w:p>
    <w:p w14:paraId="4B31F2CC" w14:textId="77777777" w:rsidR="000178C1" w:rsidRPr="004E0C62" w:rsidRDefault="000178C1" w:rsidP="005B3DD7">
      <w:pPr>
        <w:pStyle w:val="ListParagraph"/>
        <w:numPr>
          <w:ilvl w:val="0"/>
          <w:numId w:val="68"/>
        </w:numPr>
        <w:spacing w:after="0" w:line="0" w:lineRule="atLeast"/>
        <w:rPr>
          <w:sz w:val="20"/>
          <w:szCs w:val="20"/>
        </w:rPr>
      </w:pPr>
      <w:r w:rsidRPr="004E0C62">
        <w:rPr>
          <w:sz w:val="20"/>
          <w:szCs w:val="20"/>
        </w:rPr>
        <w:t>Soft borders for each docket wise</w:t>
      </w:r>
    </w:p>
    <w:p w14:paraId="563C5845" w14:textId="30C11353" w:rsidR="000178C1" w:rsidRPr="004E0C62" w:rsidRDefault="000178C1" w:rsidP="005B3DD7">
      <w:pPr>
        <w:pStyle w:val="ListParagraph"/>
        <w:numPr>
          <w:ilvl w:val="0"/>
          <w:numId w:val="68"/>
        </w:numPr>
        <w:spacing w:after="0" w:line="240" w:lineRule="auto"/>
        <w:rPr>
          <w:rFonts w:cs="Calibri"/>
          <w:color w:val="000000"/>
          <w:sz w:val="20"/>
          <w:szCs w:val="20"/>
          <w:lang w:val="en-US"/>
        </w:rPr>
      </w:pPr>
      <w:r w:rsidRPr="004E0C62">
        <w:rPr>
          <w:rFonts w:cs="Calibri"/>
          <w:color w:val="000000"/>
          <w:sz w:val="20"/>
          <w:szCs w:val="20"/>
          <w:lang w:val="en-US"/>
        </w:rPr>
        <w:t>Dockets may be presented in collapsible tabular format. For one docket one entry (latest date activity) is visible, once you click on + sign remaining entries for that particular docket gets displayed</w:t>
      </w:r>
    </w:p>
    <w:p w14:paraId="641338F0" w14:textId="244003D3" w:rsidR="000178C1" w:rsidRPr="004E0C62" w:rsidRDefault="000178C1" w:rsidP="005B3DD7">
      <w:pPr>
        <w:pStyle w:val="ListParagraph"/>
        <w:numPr>
          <w:ilvl w:val="0"/>
          <w:numId w:val="68"/>
        </w:numPr>
        <w:spacing w:after="0" w:line="240" w:lineRule="auto"/>
        <w:rPr>
          <w:rFonts w:cs="Calibri"/>
          <w:color w:val="000000" w:themeColor="text1"/>
          <w:sz w:val="20"/>
          <w:szCs w:val="20"/>
          <w:lang w:val="en-US"/>
        </w:rPr>
      </w:pPr>
      <w:r w:rsidRPr="004E0C62">
        <w:rPr>
          <w:rFonts w:cs="Calibri"/>
          <w:color w:val="000000" w:themeColor="text1"/>
          <w:sz w:val="20"/>
          <w:szCs w:val="20"/>
          <w:lang w:val="en-US"/>
        </w:rPr>
        <w:t xml:space="preserve">logic: </w:t>
      </w:r>
      <w:r w:rsidRPr="004E0C62">
        <w:rPr>
          <w:rFonts w:cs="Calibri"/>
          <w:sz w:val="20"/>
          <w:szCs w:val="20"/>
          <w:lang w:val="en-US"/>
        </w:rPr>
        <w:t xml:space="preserve">for installations, history is searched </w:t>
      </w:r>
      <w:del w:id="53" w:author="Neha Vishwakarma2" w:date="2022-06-29T13:46:00Z">
        <w:r w:rsidRPr="004E0C62" w:rsidDel="0092422D">
          <w:rPr>
            <w:rFonts w:cs="Calibri"/>
            <w:sz w:val="20"/>
            <w:szCs w:val="20"/>
            <w:lang w:val="en-US"/>
          </w:rPr>
          <w:delText>on the basis of</w:delText>
        </w:r>
      </w:del>
      <w:ins w:id="54" w:author="Neha Vishwakarma2" w:date="2022-06-29T13:46:00Z">
        <w:r w:rsidR="0092422D" w:rsidRPr="004E0C62">
          <w:rPr>
            <w:rFonts w:cs="Calibri"/>
            <w:sz w:val="20"/>
            <w:szCs w:val="20"/>
            <w:lang w:val="en-US"/>
          </w:rPr>
          <w:t>based on</w:t>
        </w:r>
      </w:ins>
      <w:r w:rsidRPr="004E0C62">
        <w:rPr>
          <w:rFonts w:cs="Calibri"/>
          <w:sz w:val="20"/>
          <w:szCs w:val="20"/>
          <w:lang w:val="en-US"/>
        </w:rPr>
        <w:t xml:space="preserve"> Docket no</w:t>
      </w:r>
      <w:r w:rsidRPr="004E0C62">
        <w:rPr>
          <w:rFonts w:cs="Calibri"/>
          <w:color w:val="000000" w:themeColor="text1"/>
          <w:sz w:val="20"/>
          <w:szCs w:val="20"/>
          <w:lang w:val="en-US"/>
        </w:rPr>
        <w:t>; for Service call and SC-Roll, Proactive roll, deinstallation etc search is based on TID</w:t>
      </w:r>
    </w:p>
    <w:p w14:paraId="2AD2CE8E" w14:textId="77777777" w:rsidR="00522E2C" w:rsidRPr="00522E2C" w:rsidRDefault="00522E2C" w:rsidP="005B3DD7">
      <w:pPr>
        <w:spacing w:after="0" w:line="0" w:lineRule="atLeast"/>
        <w:rPr>
          <w:sz w:val="20"/>
          <w:szCs w:val="20"/>
        </w:rPr>
      </w:pPr>
    </w:p>
    <w:p w14:paraId="584B9BBA" w14:textId="23621DD7" w:rsidR="00347FD8" w:rsidRPr="007466AB" w:rsidRDefault="00347FD8" w:rsidP="007466AB">
      <w:pPr>
        <w:pStyle w:val="ListParagraph"/>
        <w:numPr>
          <w:ilvl w:val="0"/>
          <w:numId w:val="71"/>
        </w:numPr>
        <w:spacing w:after="0" w:line="0" w:lineRule="atLeast"/>
        <w:rPr>
          <w:rFonts w:asciiTheme="minorHAnsi" w:hAnsiTheme="minorHAnsi" w:cstheme="minorHAnsi"/>
          <w:sz w:val="20"/>
          <w:szCs w:val="20"/>
        </w:rPr>
      </w:pPr>
      <w:r w:rsidRPr="007466AB">
        <w:rPr>
          <w:rFonts w:asciiTheme="minorHAnsi" w:hAnsiTheme="minorHAnsi" w:cstheme="minorHAnsi"/>
          <w:sz w:val="20"/>
          <w:szCs w:val="20"/>
        </w:rPr>
        <w:t>Daily Listing of the cases</w:t>
      </w:r>
    </w:p>
    <w:p w14:paraId="061F9986" w14:textId="77777777" w:rsidR="0085360C" w:rsidRDefault="0085360C" w:rsidP="0085360C">
      <w:pPr>
        <w:pStyle w:val="ListParagraph"/>
        <w:spacing w:after="0" w:line="0" w:lineRule="atLeast"/>
        <w:rPr>
          <w:sz w:val="20"/>
          <w:szCs w:val="20"/>
        </w:rPr>
      </w:pPr>
    </w:p>
    <w:p w14:paraId="0157B51D" w14:textId="6786CB96" w:rsidR="0094283B" w:rsidRDefault="00D7468A" w:rsidP="0094283B">
      <w:pPr>
        <w:spacing w:after="0" w:line="0" w:lineRule="atLeast"/>
        <w:rPr>
          <w:sz w:val="20"/>
          <w:szCs w:val="20"/>
        </w:rPr>
      </w:pPr>
      <w:r>
        <w:rPr>
          <w:sz w:val="20"/>
          <w:szCs w:val="20"/>
        </w:rPr>
        <w:tab/>
      </w:r>
      <w:r w:rsidRPr="004B2F82">
        <w:rPr>
          <w:noProof/>
          <w:lang w:val="en-IN" w:eastAsia="en-IN"/>
        </w:rPr>
        <w:drawing>
          <wp:inline distT="0" distB="0" distL="0" distR="0" wp14:anchorId="393D37BF" wp14:editId="7C9076B2">
            <wp:extent cx="5770800" cy="1549361"/>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9773" cy="1554455"/>
                    </a:xfrm>
                    <a:prstGeom prst="rect">
                      <a:avLst/>
                    </a:prstGeom>
                    <a:noFill/>
                    <a:ln>
                      <a:noFill/>
                    </a:ln>
                  </pic:spPr>
                </pic:pic>
              </a:graphicData>
            </a:graphic>
          </wp:inline>
        </w:drawing>
      </w:r>
    </w:p>
    <w:p w14:paraId="19582E01" w14:textId="214D27D3" w:rsidR="0094283B" w:rsidRDefault="0094283B" w:rsidP="002F0D60">
      <w:pPr>
        <w:spacing w:after="0" w:line="0" w:lineRule="atLeast"/>
        <w:ind w:firstLine="360"/>
        <w:rPr>
          <w:sz w:val="20"/>
          <w:szCs w:val="20"/>
        </w:rPr>
      </w:pPr>
    </w:p>
    <w:p w14:paraId="08B8C4C7" w14:textId="3361A8FC" w:rsidR="002F0D60" w:rsidRDefault="002F0D60" w:rsidP="002F0D60">
      <w:pPr>
        <w:spacing w:after="0" w:line="0" w:lineRule="atLeast"/>
        <w:ind w:firstLine="360"/>
        <w:rPr>
          <w:sz w:val="20"/>
          <w:szCs w:val="20"/>
        </w:rPr>
      </w:pPr>
    </w:p>
    <w:p w14:paraId="67A20436" w14:textId="66E98F50" w:rsidR="00347FD8" w:rsidRPr="007466AB" w:rsidRDefault="00347FD8" w:rsidP="007466AB">
      <w:pPr>
        <w:pStyle w:val="ListParagraph"/>
        <w:numPr>
          <w:ilvl w:val="0"/>
          <w:numId w:val="71"/>
        </w:numPr>
        <w:spacing w:after="0" w:line="0" w:lineRule="atLeast"/>
        <w:rPr>
          <w:rFonts w:asciiTheme="minorHAnsi" w:hAnsiTheme="minorHAnsi" w:cstheme="minorHAnsi"/>
          <w:sz w:val="20"/>
          <w:szCs w:val="20"/>
        </w:rPr>
      </w:pPr>
      <w:r w:rsidRPr="007466AB">
        <w:rPr>
          <w:rFonts w:asciiTheme="minorHAnsi" w:hAnsiTheme="minorHAnsi" w:cstheme="minorHAnsi"/>
          <w:sz w:val="20"/>
          <w:szCs w:val="20"/>
        </w:rPr>
        <w:lastRenderedPageBreak/>
        <w:t>Case Listing for the duration</w:t>
      </w:r>
    </w:p>
    <w:p w14:paraId="292BDDAF" w14:textId="5D32A36E" w:rsidR="0094283B" w:rsidRDefault="0094283B" w:rsidP="0094283B">
      <w:pPr>
        <w:spacing w:after="0" w:line="0" w:lineRule="atLeast"/>
        <w:rPr>
          <w:sz w:val="20"/>
          <w:szCs w:val="20"/>
        </w:rPr>
      </w:pPr>
    </w:p>
    <w:p w14:paraId="7AB4A05A" w14:textId="22F11AFC" w:rsidR="00D7468A" w:rsidRDefault="00D7468A" w:rsidP="00D7468A">
      <w:pPr>
        <w:spacing w:after="0" w:line="0" w:lineRule="atLeast"/>
        <w:ind w:firstLine="360"/>
        <w:rPr>
          <w:sz w:val="20"/>
          <w:szCs w:val="20"/>
        </w:rPr>
      </w:pPr>
      <w:r>
        <w:object w:dxaOrig="8940" w:dyaOrig="4950" w14:anchorId="0CEAB3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pt;height:247.5pt" o:ole="">
            <v:imagedata r:id="rId28" o:title=""/>
          </v:shape>
          <o:OLEObject Type="Embed" ProgID="PBrush" ShapeID="_x0000_i1025" DrawAspect="Content" ObjectID="_1762785683" r:id="rId29"/>
        </w:object>
      </w:r>
    </w:p>
    <w:p w14:paraId="11822C69" w14:textId="62D491B5" w:rsidR="002F0D60" w:rsidRDefault="002F0D60" w:rsidP="0094283B">
      <w:pPr>
        <w:spacing w:after="0" w:line="0" w:lineRule="atLeast"/>
        <w:rPr>
          <w:sz w:val="20"/>
          <w:szCs w:val="20"/>
        </w:rPr>
      </w:pPr>
    </w:p>
    <w:p w14:paraId="0FE6ACF7" w14:textId="01FCFC3D" w:rsidR="00D7468A" w:rsidRPr="0094283B" w:rsidRDefault="00D7468A" w:rsidP="0094283B">
      <w:pPr>
        <w:spacing w:after="0" w:line="0" w:lineRule="atLeast"/>
        <w:rPr>
          <w:sz w:val="20"/>
          <w:szCs w:val="20"/>
        </w:rPr>
      </w:pPr>
      <w:r>
        <w:rPr>
          <w:sz w:val="20"/>
          <w:szCs w:val="20"/>
        </w:rPr>
        <w:tab/>
      </w:r>
    </w:p>
    <w:p w14:paraId="4D887D0F" w14:textId="501E9616" w:rsidR="00347FD8" w:rsidRPr="007466AB" w:rsidRDefault="00347FD8" w:rsidP="007466AB">
      <w:pPr>
        <w:pStyle w:val="ListParagraph"/>
        <w:numPr>
          <w:ilvl w:val="0"/>
          <w:numId w:val="71"/>
        </w:numPr>
        <w:spacing w:after="0" w:line="0" w:lineRule="atLeast"/>
        <w:rPr>
          <w:rFonts w:asciiTheme="minorHAnsi" w:hAnsiTheme="minorHAnsi" w:cstheme="minorHAnsi"/>
          <w:sz w:val="20"/>
          <w:szCs w:val="20"/>
        </w:rPr>
      </w:pPr>
      <w:r w:rsidRPr="007466AB">
        <w:rPr>
          <w:rFonts w:asciiTheme="minorHAnsi" w:hAnsiTheme="minorHAnsi" w:cstheme="minorHAnsi"/>
          <w:sz w:val="20"/>
          <w:szCs w:val="20"/>
        </w:rPr>
        <w:t>Monthly comparison</w:t>
      </w:r>
    </w:p>
    <w:p w14:paraId="1C798F1E" w14:textId="289121A9" w:rsidR="00347FD8" w:rsidRDefault="00347FD8" w:rsidP="00347FD8">
      <w:pPr>
        <w:spacing w:after="0" w:line="0" w:lineRule="atLeast"/>
        <w:rPr>
          <w:rFonts w:cstheme="minorHAnsi"/>
          <w:b/>
          <w:bCs/>
          <w:sz w:val="20"/>
          <w:szCs w:val="20"/>
        </w:rPr>
      </w:pPr>
    </w:p>
    <w:p w14:paraId="0870041E" w14:textId="4C5AB5E2" w:rsidR="00D7468A" w:rsidRDefault="00D7468A" w:rsidP="00347FD8">
      <w:pPr>
        <w:spacing w:after="0" w:line="0" w:lineRule="atLeast"/>
        <w:rPr>
          <w:rFonts w:cstheme="minorHAnsi"/>
          <w:b/>
          <w:bCs/>
          <w:sz w:val="20"/>
          <w:szCs w:val="20"/>
        </w:rPr>
      </w:pPr>
    </w:p>
    <w:p w14:paraId="4F0087C7" w14:textId="378C76B3" w:rsidR="00D7468A" w:rsidRDefault="00D7468A" w:rsidP="00EC5AFA">
      <w:pPr>
        <w:spacing w:after="0" w:line="0" w:lineRule="atLeast"/>
        <w:ind w:firstLine="720"/>
        <w:rPr>
          <w:rFonts w:cstheme="minorHAnsi"/>
          <w:b/>
          <w:bCs/>
          <w:sz w:val="20"/>
          <w:szCs w:val="20"/>
        </w:rPr>
      </w:pPr>
      <w:r>
        <w:object w:dxaOrig="4605" w:dyaOrig="660" w14:anchorId="5DE07271">
          <v:shape id="_x0000_i1026" type="#_x0000_t75" style="width:354.8pt;height:51pt" o:ole="">
            <v:imagedata r:id="rId30" o:title=""/>
          </v:shape>
          <o:OLEObject Type="Embed" ProgID="PBrush" ShapeID="_x0000_i1026" DrawAspect="Content" ObjectID="_1762785684" r:id="rId31"/>
        </w:object>
      </w:r>
    </w:p>
    <w:p w14:paraId="71C25572" w14:textId="69C66591" w:rsidR="00D7468A" w:rsidRDefault="00D7468A" w:rsidP="00EC5AFA">
      <w:pPr>
        <w:spacing w:after="0" w:line="0" w:lineRule="atLeast"/>
        <w:ind w:firstLine="720"/>
        <w:rPr>
          <w:rFonts w:cstheme="minorHAnsi"/>
          <w:b/>
          <w:bCs/>
          <w:sz w:val="20"/>
          <w:szCs w:val="20"/>
        </w:rPr>
      </w:pPr>
      <w:r>
        <w:rPr>
          <w:noProof/>
          <w:lang w:val="en-IN" w:eastAsia="en-IN"/>
        </w:rPr>
        <w:drawing>
          <wp:inline distT="0" distB="0" distL="0" distR="0" wp14:anchorId="7B334E81" wp14:editId="7A579B1A">
            <wp:extent cx="4457700" cy="2743200"/>
            <wp:effectExtent l="0" t="0" r="0" b="0"/>
            <wp:docPr id="38" name="Chart 3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996E2E5-94C7-1DED-0807-BFA166C80D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F6695AA" w14:textId="77777777" w:rsidR="00D7468A" w:rsidRDefault="00D7468A" w:rsidP="00347FD8">
      <w:pPr>
        <w:spacing w:after="0" w:line="0" w:lineRule="atLeast"/>
        <w:rPr>
          <w:rFonts w:cstheme="minorHAnsi"/>
          <w:b/>
          <w:bCs/>
          <w:sz w:val="20"/>
          <w:szCs w:val="20"/>
        </w:rPr>
      </w:pPr>
    </w:p>
    <w:p w14:paraId="7C4DF701" w14:textId="77777777" w:rsidR="005B3DD7" w:rsidRDefault="005B3DD7" w:rsidP="00347FD8">
      <w:pPr>
        <w:spacing w:after="0" w:line="0" w:lineRule="atLeast"/>
        <w:rPr>
          <w:rFonts w:cstheme="minorHAnsi"/>
          <w:b/>
          <w:bCs/>
          <w:sz w:val="20"/>
          <w:szCs w:val="20"/>
        </w:rPr>
      </w:pPr>
    </w:p>
    <w:p w14:paraId="14C2E24D" w14:textId="0BC0BE37" w:rsidR="00347FD8" w:rsidRPr="00C84905" w:rsidRDefault="00347FD8" w:rsidP="00C84905">
      <w:pPr>
        <w:pStyle w:val="ListParagraph"/>
        <w:numPr>
          <w:ilvl w:val="0"/>
          <w:numId w:val="70"/>
        </w:numPr>
        <w:spacing w:after="0" w:line="0" w:lineRule="atLeast"/>
        <w:rPr>
          <w:rFonts w:asciiTheme="minorHAnsi" w:hAnsiTheme="minorHAnsi" w:cstheme="minorHAnsi"/>
          <w:b/>
          <w:bCs/>
          <w:sz w:val="20"/>
          <w:szCs w:val="20"/>
        </w:rPr>
      </w:pPr>
      <w:r w:rsidRPr="00C84905">
        <w:rPr>
          <w:rFonts w:asciiTheme="minorHAnsi" w:hAnsiTheme="minorHAnsi" w:cstheme="minorHAnsi"/>
          <w:b/>
          <w:bCs/>
          <w:sz w:val="20"/>
          <w:szCs w:val="20"/>
        </w:rPr>
        <w:t>Dashboard – Overall Performance</w:t>
      </w:r>
    </w:p>
    <w:p w14:paraId="52AE8212" w14:textId="77777777" w:rsidR="005B3DD7" w:rsidRPr="00C84905" w:rsidRDefault="005B3DD7" w:rsidP="00C84905">
      <w:pPr>
        <w:spacing w:after="0" w:line="0" w:lineRule="atLeast"/>
        <w:ind w:left="1080"/>
        <w:rPr>
          <w:rFonts w:asciiTheme="minorHAnsi" w:hAnsiTheme="minorHAnsi" w:cstheme="minorHAnsi"/>
          <w:b/>
          <w:bCs/>
          <w:sz w:val="20"/>
          <w:szCs w:val="20"/>
        </w:rPr>
      </w:pPr>
    </w:p>
    <w:p w14:paraId="13704EC2" w14:textId="25692712" w:rsidR="00347FD8" w:rsidRPr="007466AB" w:rsidRDefault="00347FD8" w:rsidP="007466AB">
      <w:pPr>
        <w:pStyle w:val="ListParagraph"/>
        <w:numPr>
          <w:ilvl w:val="0"/>
          <w:numId w:val="71"/>
        </w:numPr>
        <w:spacing w:after="0" w:line="0" w:lineRule="atLeast"/>
        <w:rPr>
          <w:rFonts w:asciiTheme="minorHAnsi" w:hAnsiTheme="minorHAnsi" w:cstheme="minorHAnsi"/>
          <w:sz w:val="20"/>
          <w:szCs w:val="20"/>
        </w:rPr>
      </w:pPr>
      <w:r w:rsidRPr="007466AB">
        <w:rPr>
          <w:rFonts w:asciiTheme="minorHAnsi" w:hAnsiTheme="minorHAnsi" w:cstheme="minorHAnsi"/>
          <w:sz w:val="20"/>
          <w:szCs w:val="20"/>
        </w:rPr>
        <w:t>Overall Activity for the day</w:t>
      </w:r>
    </w:p>
    <w:p w14:paraId="4E0CAC96" w14:textId="66C88CDC" w:rsidR="0085360C" w:rsidRDefault="0085360C" w:rsidP="0085360C">
      <w:pPr>
        <w:spacing w:after="0" w:line="0" w:lineRule="atLeast"/>
        <w:rPr>
          <w:sz w:val="20"/>
          <w:szCs w:val="20"/>
        </w:rPr>
      </w:pPr>
    </w:p>
    <w:p w14:paraId="36D0BF12" w14:textId="013EE5A4" w:rsidR="0085360C" w:rsidRPr="0085360C" w:rsidRDefault="0085360C" w:rsidP="0085360C">
      <w:pPr>
        <w:spacing w:after="0" w:line="0" w:lineRule="atLeast"/>
        <w:rPr>
          <w:sz w:val="20"/>
          <w:szCs w:val="20"/>
        </w:rPr>
      </w:pPr>
      <w:r>
        <w:rPr>
          <w:noProof/>
          <w:sz w:val="20"/>
          <w:szCs w:val="20"/>
          <w:lang w:val="en-IN" w:eastAsia="en-IN"/>
        </w:rPr>
        <w:drawing>
          <wp:inline distT="0" distB="0" distL="0" distR="0" wp14:anchorId="64FC7EB8" wp14:editId="45965740">
            <wp:extent cx="5933440" cy="2951189"/>
            <wp:effectExtent l="0" t="0" r="0" b="1905"/>
            <wp:docPr id="37" name="Picture 3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waterfall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9580" cy="2959217"/>
                    </a:xfrm>
                    <a:prstGeom prst="rect">
                      <a:avLst/>
                    </a:prstGeom>
                    <a:noFill/>
                  </pic:spPr>
                </pic:pic>
              </a:graphicData>
            </a:graphic>
          </wp:inline>
        </w:drawing>
      </w:r>
    </w:p>
    <w:p w14:paraId="442EBBB8" w14:textId="06E1E42D" w:rsidR="0085360C" w:rsidRDefault="0085360C" w:rsidP="0085360C">
      <w:pPr>
        <w:spacing w:after="0" w:line="0" w:lineRule="atLeast"/>
        <w:rPr>
          <w:sz w:val="20"/>
          <w:szCs w:val="20"/>
        </w:rPr>
      </w:pPr>
      <w:r>
        <w:rPr>
          <w:noProof/>
          <w:sz w:val="20"/>
          <w:szCs w:val="20"/>
          <w:lang w:val="en-IN" w:eastAsia="en-IN"/>
        </w:rPr>
        <w:drawing>
          <wp:inline distT="0" distB="0" distL="0" distR="0" wp14:anchorId="59E1538B" wp14:editId="344EEB97">
            <wp:extent cx="5895340" cy="2932239"/>
            <wp:effectExtent l="0" t="0" r="0" b="1905"/>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07839" cy="2938456"/>
                    </a:xfrm>
                    <a:prstGeom prst="rect">
                      <a:avLst/>
                    </a:prstGeom>
                    <a:noFill/>
                  </pic:spPr>
                </pic:pic>
              </a:graphicData>
            </a:graphic>
          </wp:inline>
        </w:drawing>
      </w:r>
    </w:p>
    <w:p w14:paraId="22FB47B3" w14:textId="1CFA5E18" w:rsidR="0085360C" w:rsidRDefault="0085360C" w:rsidP="0085360C">
      <w:pPr>
        <w:spacing w:after="0" w:line="0" w:lineRule="atLeast"/>
        <w:rPr>
          <w:sz w:val="20"/>
          <w:szCs w:val="20"/>
        </w:rPr>
      </w:pPr>
    </w:p>
    <w:p w14:paraId="4BF87DCF" w14:textId="77777777" w:rsidR="0085360C" w:rsidRPr="0085360C" w:rsidRDefault="0085360C" w:rsidP="0085360C">
      <w:pPr>
        <w:spacing w:after="0" w:line="0" w:lineRule="atLeast"/>
        <w:rPr>
          <w:sz w:val="20"/>
          <w:szCs w:val="20"/>
        </w:rPr>
      </w:pPr>
    </w:p>
    <w:p w14:paraId="568A3773" w14:textId="67C0BB5C" w:rsidR="00347FD8" w:rsidRDefault="00347FD8" w:rsidP="007466AB">
      <w:pPr>
        <w:pStyle w:val="ListParagraph"/>
        <w:numPr>
          <w:ilvl w:val="0"/>
          <w:numId w:val="71"/>
        </w:numPr>
        <w:spacing w:after="0" w:line="0" w:lineRule="atLeast"/>
        <w:rPr>
          <w:rFonts w:asciiTheme="minorHAnsi" w:hAnsiTheme="minorHAnsi" w:cstheme="minorHAnsi"/>
          <w:sz w:val="20"/>
          <w:szCs w:val="20"/>
        </w:rPr>
      </w:pPr>
      <w:r w:rsidRPr="007466AB">
        <w:rPr>
          <w:rFonts w:asciiTheme="minorHAnsi" w:hAnsiTheme="minorHAnsi" w:cstheme="minorHAnsi"/>
          <w:sz w:val="20"/>
          <w:szCs w:val="20"/>
        </w:rPr>
        <w:t xml:space="preserve">FSE wise </w:t>
      </w:r>
      <w:r w:rsidR="00B116B6" w:rsidRPr="007466AB">
        <w:rPr>
          <w:rFonts w:asciiTheme="minorHAnsi" w:hAnsiTheme="minorHAnsi" w:cstheme="minorHAnsi"/>
          <w:sz w:val="20"/>
          <w:szCs w:val="20"/>
        </w:rPr>
        <w:t xml:space="preserve">and Team Lead wise </w:t>
      </w:r>
      <w:r w:rsidRPr="007466AB">
        <w:rPr>
          <w:rFonts w:asciiTheme="minorHAnsi" w:hAnsiTheme="minorHAnsi" w:cstheme="minorHAnsi"/>
          <w:sz w:val="20"/>
          <w:szCs w:val="20"/>
        </w:rPr>
        <w:t xml:space="preserve">performance </w:t>
      </w:r>
    </w:p>
    <w:p w14:paraId="67E0B746" w14:textId="6C1B41A7" w:rsidR="00EC5AFA" w:rsidRPr="007466AB" w:rsidRDefault="00EC5AFA" w:rsidP="00EC5AFA">
      <w:pPr>
        <w:pStyle w:val="ListParagraph"/>
        <w:spacing w:after="0" w:line="0" w:lineRule="atLeast"/>
        <w:ind w:left="1440"/>
        <w:rPr>
          <w:rFonts w:asciiTheme="minorHAnsi" w:hAnsiTheme="minorHAnsi" w:cstheme="minorHAnsi"/>
          <w:sz w:val="20"/>
          <w:szCs w:val="20"/>
        </w:rPr>
      </w:pPr>
      <w:r>
        <w:object w:dxaOrig="4875" w:dyaOrig="2745" w14:anchorId="0B6CE85F">
          <v:shape id="_x0000_i1027" type="#_x0000_t75" style="width:243.75pt;height:137.25pt" o:ole="">
            <v:imagedata r:id="rId35" o:title=""/>
          </v:shape>
          <o:OLEObject Type="Embed" ProgID="PBrush" ShapeID="_x0000_i1027" DrawAspect="Content" ObjectID="_1762785685" r:id="rId36"/>
        </w:object>
      </w:r>
    </w:p>
    <w:p w14:paraId="33197FC4" w14:textId="77777777" w:rsidR="00D7468A" w:rsidRPr="007466AB" w:rsidRDefault="00D7468A" w:rsidP="007466AB">
      <w:pPr>
        <w:pStyle w:val="ListParagraph"/>
        <w:spacing w:after="0" w:line="0" w:lineRule="atLeast"/>
        <w:ind w:left="1440"/>
        <w:rPr>
          <w:rFonts w:asciiTheme="minorHAnsi" w:hAnsiTheme="minorHAnsi" w:cstheme="minorHAnsi"/>
          <w:sz w:val="20"/>
          <w:szCs w:val="20"/>
        </w:rPr>
      </w:pPr>
    </w:p>
    <w:p w14:paraId="0F7E21DA" w14:textId="729CD308" w:rsidR="00347FD8" w:rsidRPr="007466AB" w:rsidRDefault="00347FD8" w:rsidP="007466AB">
      <w:pPr>
        <w:pStyle w:val="ListParagraph"/>
        <w:numPr>
          <w:ilvl w:val="0"/>
          <w:numId w:val="71"/>
        </w:numPr>
        <w:spacing w:after="0" w:line="0" w:lineRule="atLeast"/>
        <w:rPr>
          <w:rFonts w:asciiTheme="minorHAnsi" w:hAnsiTheme="minorHAnsi" w:cstheme="minorHAnsi"/>
          <w:sz w:val="20"/>
          <w:szCs w:val="20"/>
        </w:rPr>
      </w:pPr>
      <w:r w:rsidRPr="007466AB">
        <w:rPr>
          <w:rFonts w:asciiTheme="minorHAnsi" w:hAnsiTheme="minorHAnsi" w:cstheme="minorHAnsi"/>
          <w:sz w:val="20"/>
          <w:szCs w:val="20"/>
        </w:rPr>
        <w:lastRenderedPageBreak/>
        <w:t>Today’s Case Progress – Daily</w:t>
      </w:r>
      <w:r w:rsidR="00C34114" w:rsidRPr="007466AB">
        <w:rPr>
          <w:rFonts w:asciiTheme="minorHAnsi" w:hAnsiTheme="minorHAnsi" w:cstheme="minorHAnsi"/>
          <w:sz w:val="20"/>
          <w:szCs w:val="20"/>
        </w:rPr>
        <w:t xml:space="preserve"> Dashboard</w:t>
      </w:r>
      <w:r w:rsidRPr="007466AB">
        <w:rPr>
          <w:rFonts w:asciiTheme="minorHAnsi" w:hAnsiTheme="minorHAnsi" w:cstheme="minorHAnsi"/>
          <w:sz w:val="20"/>
          <w:szCs w:val="20"/>
        </w:rPr>
        <w:t>. This is Dashboard which is displayed in the Big Monitor. All the values will have hyperlinks to see the details</w:t>
      </w:r>
      <w:r w:rsidR="000C2055" w:rsidRPr="007466AB">
        <w:rPr>
          <w:rFonts w:asciiTheme="minorHAnsi" w:hAnsiTheme="minorHAnsi" w:cstheme="minorHAnsi"/>
          <w:sz w:val="20"/>
          <w:szCs w:val="20"/>
        </w:rPr>
        <w:t xml:space="preserve">. </w:t>
      </w:r>
    </w:p>
    <w:p w14:paraId="3C6F3906" w14:textId="6085DEBB" w:rsidR="00717EC7" w:rsidRPr="007466AB" w:rsidRDefault="00EC5AFA" w:rsidP="007466AB">
      <w:pPr>
        <w:pStyle w:val="ListParagraph"/>
        <w:spacing w:after="0" w:line="0" w:lineRule="atLeast"/>
        <w:ind w:left="1440"/>
        <w:rPr>
          <w:rFonts w:asciiTheme="minorHAnsi" w:hAnsiTheme="minorHAnsi" w:cstheme="minorHAnsi"/>
          <w:sz w:val="20"/>
          <w:szCs w:val="20"/>
        </w:rPr>
      </w:pPr>
      <w:r>
        <w:object w:dxaOrig="4800" w:dyaOrig="2685" w14:anchorId="120B8F51">
          <v:shape id="_x0000_i1028" type="#_x0000_t75" style="width:240pt;height:134.25pt" o:ole="">
            <v:imagedata r:id="rId37" o:title=""/>
          </v:shape>
          <o:OLEObject Type="Embed" ProgID="PBrush" ShapeID="_x0000_i1028" DrawAspect="Content" ObjectID="_1762785686" r:id="rId38"/>
        </w:object>
      </w:r>
    </w:p>
    <w:p w14:paraId="0558D850" w14:textId="77777777" w:rsidR="00717EC7" w:rsidRPr="007466AB" w:rsidRDefault="00717EC7" w:rsidP="007466AB">
      <w:pPr>
        <w:pStyle w:val="ListParagraph"/>
        <w:spacing w:after="0" w:line="0" w:lineRule="atLeast"/>
        <w:ind w:left="1440"/>
        <w:rPr>
          <w:rFonts w:asciiTheme="minorHAnsi" w:hAnsiTheme="minorHAnsi" w:cstheme="minorHAnsi"/>
          <w:sz w:val="20"/>
          <w:szCs w:val="20"/>
        </w:rPr>
      </w:pPr>
    </w:p>
    <w:p w14:paraId="1DADB92B" w14:textId="5752397D" w:rsidR="000C2055" w:rsidRDefault="000C2055" w:rsidP="007466AB">
      <w:pPr>
        <w:pStyle w:val="ListParagraph"/>
        <w:numPr>
          <w:ilvl w:val="0"/>
          <w:numId w:val="71"/>
        </w:numPr>
        <w:spacing w:after="0" w:line="0" w:lineRule="atLeast"/>
        <w:rPr>
          <w:rFonts w:asciiTheme="minorHAnsi" w:hAnsiTheme="minorHAnsi" w:cstheme="minorHAnsi"/>
          <w:sz w:val="20"/>
          <w:szCs w:val="20"/>
        </w:rPr>
      </w:pPr>
      <w:r w:rsidRPr="007466AB">
        <w:rPr>
          <w:rFonts w:asciiTheme="minorHAnsi" w:hAnsiTheme="minorHAnsi" w:cstheme="minorHAnsi"/>
          <w:sz w:val="20"/>
          <w:szCs w:val="20"/>
        </w:rPr>
        <w:t>Screen with Map showing all the FSEs live locations</w:t>
      </w:r>
    </w:p>
    <w:p w14:paraId="087466E0" w14:textId="77777777" w:rsidR="00EC5AFA" w:rsidRPr="007466AB" w:rsidRDefault="00EC5AFA" w:rsidP="00EC5AFA">
      <w:pPr>
        <w:pStyle w:val="ListParagraph"/>
        <w:spacing w:after="0" w:line="0" w:lineRule="atLeast"/>
        <w:ind w:left="1440"/>
        <w:rPr>
          <w:rFonts w:asciiTheme="minorHAnsi" w:hAnsiTheme="minorHAnsi" w:cstheme="minorHAnsi"/>
          <w:sz w:val="20"/>
          <w:szCs w:val="20"/>
        </w:rPr>
      </w:pPr>
    </w:p>
    <w:p w14:paraId="74E57153" w14:textId="77777777" w:rsidR="00347FD8" w:rsidRPr="008C2E6F" w:rsidRDefault="00347FD8" w:rsidP="00347FD8">
      <w:pPr>
        <w:spacing w:after="0" w:line="0" w:lineRule="atLeast"/>
        <w:rPr>
          <w:sz w:val="20"/>
          <w:szCs w:val="20"/>
        </w:rPr>
      </w:pPr>
    </w:p>
    <w:p w14:paraId="213961C9" w14:textId="470BE678" w:rsidR="00347FD8" w:rsidRPr="00C84905" w:rsidRDefault="00347FD8" w:rsidP="00C84905">
      <w:pPr>
        <w:pStyle w:val="ListParagraph"/>
        <w:numPr>
          <w:ilvl w:val="0"/>
          <w:numId w:val="70"/>
        </w:numPr>
        <w:spacing w:after="0" w:line="0" w:lineRule="atLeast"/>
        <w:rPr>
          <w:rFonts w:asciiTheme="minorHAnsi" w:hAnsiTheme="minorHAnsi" w:cstheme="minorHAnsi"/>
          <w:b/>
          <w:bCs/>
          <w:sz w:val="20"/>
          <w:szCs w:val="20"/>
        </w:rPr>
      </w:pPr>
      <w:r w:rsidRPr="00C84905">
        <w:rPr>
          <w:rFonts w:asciiTheme="minorHAnsi" w:hAnsiTheme="minorHAnsi" w:cstheme="minorHAnsi"/>
          <w:b/>
          <w:bCs/>
          <w:sz w:val="20"/>
          <w:szCs w:val="20"/>
        </w:rPr>
        <w:t>Past Data Dashboard</w:t>
      </w:r>
    </w:p>
    <w:p w14:paraId="31690D66" w14:textId="31253FB4" w:rsidR="00347FD8" w:rsidRPr="007466AB" w:rsidRDefault="00347FD8" w:rsidP="007466AB">
      <w:pPr>
        <w:pStyle w:val="ListParagraph"/>
        <w:numPr>
          <w:ilvl w:val="0"/>
          <w:numId w:val="71"/>
        </w:numPr>
        <w:spacing w:after="0" w:line="0" w:lineRule="atLeast"/>
        <w:rPr>
          <w:rFonts w:asciiTheme="minorHAnsi" w:hAnsiTheme="minorHAnsi" w:cstheme="minorHAnsi"/>
          <w:sz w:val="20"/>
          <w:szCs w:val="20"/>
        </w:rPr>
      </w:pPr>
      <w:r w:rsidRPr="007466AB">
        <w:rPr>
          <w:rFonts w:asciiTheme="minorHAnsi" w:hAnsiTheme="minorHAnsi" w:cstheme="minorHAnsi"/>
          <w:sz w:val="20"/>
          <w:szCs w:val="20"/>
        </w:rPr>
        <w:t>FSE Performance</w:t>
      </w:r>
    </w:p>
    <w:p w14:paraId="7D09B1CE" w14:textId="3785C29E" w:rsidR="00717EC7" w:rsidRPr="007466AB" w:rsidRDefault="00EC5AFA" w:rsidP="007466AB">
      <w:pPr>
        <w:pStyle w:val="ListParagraph"/>
        <w:spacing w:after="0" w:line="0" w:lineRule="atLeast"/>
        <w:ind w:left="1440"/>
        <w:rPr>
          <w:rFonts w:asciiTheme="minorHAnsi" w:hAnsiTheme="minorHAnsi" w:cstheme="minorHAnsi"/>
          <w:sz w:val="20"/>
          <w:szCs w:val="20"/>
        </w:rPr>
      </w:pPr>
      <w:r>
        <w:object w:dxaOrig="4845" w:dyaOrig="2715" w14:anchorId="3C919173">
          <v:shape id="_x0000_i1029" type="#_x0000_t75" style="width:242.25pt;height:135.75pt" o:ole="">
            <v:imagedata r:id="rId39" o:title=""/>
          </v:shape>
          <o:OLEObject Type="Embed" ProgID="PBrush" ShapeID="_x0000_i1029" DrawAspect="Content" ObjectID="_1762785687" r:id="rId40"/>
        </w:object>
      </w:r>
    </w:p>
    <w:p w14:paraId="2633D06E" w14:textId="11C946BD" w:rsidR="00347FD8" w:rsidRPr="007466AB" w:rsidRDefault="00347FD8" w:rsidP="007466AB">
      <w:pPr>
        <w:pStyle w:val="ListParagraph"/>
        <w:numPr>
          <w:ilvl w:val="0"/>
          <w:numId w:val="71"/>
        </w:numPr>
        <w:spacing w:after="0" w:line="0" w:lineRule="atLeast"/>
        <w:rPr>
          <w:rFonts w:asciiTheme="minorHAnsi" w:hAnsiTheme="minorHAnsi" w:cstheme="minorHAnsi"/>
          <w:sz w:val="20"/>
          <w:szCs w:val="20"/>
        </w:rPr>
      </w:pPr>
      <w:r w:rsidRPr="007466AB">
        <w:rPr>
          <w:rFonts w:asciiTheme="minorHAnsi" w:hAnsiTheme="minorHAnsi" w:cstheme="minorHAnsi"/>
          <w:sz w:val="20"/>
          <w:szCs w:val="20"/>
        </w:rPr>
        <w:t>Activity Summary for the duratio</w:t>
      </w:r>
      <w:r w:rsidR="00717EC7" w:rsidRPr="007466AB">
        <w:rPr>
          <w:rFonts w:asciiTheme="minorHAnsi" w:hAnsiTheme="minorHAnsi" w:cstheme="minorHAnsi"/>
          <w:sz w:val="20"/>
          <w:szCs w:val="20"/>
        </w:rPr>
        <w:t>n</w:t>
      </w:r>
    </w:p>
    <w:p w14:paraId="5A484C3D" w14:textId="0144D87C" w:rsidR="00717EC7" w:rsidRPr="00717EC7" w:rsidRDefault="00EC5AFA" w:rsidP="00EC5AFA">
      <w:pPr>
        <w:pStyle w:val="ListParagraph"/>
        <w:ind w:firstLine="360"/>
        <w:rPr>
          <w:sz w:val="20"/>
          <w:szCs w:val="20"/>
        </w:rPr>
      </w:pPr>
      <w:r>
        <w:object w:dxaOrig="4845" w:dyaOrig="2715" w14:anchorId="0E3ACFDC">
          <v:shape id="_x0000_i1030" type="#_x0000_t75" style="width:242.25pt;height:135.75pt" o:ole="">
            <v:imagedata r:id="rId41" o:title=""/>
          </v:shape>
          <o:OLEObject Type="Embed" ProgID="PBrush" ShapeID="_x0000_i1030" DrawAspect="Content" ObjectID="_1762785688" r:id="rId42"/>
        </w:object>
      </w:r>
    </w:p>
    <w:p w14:paraId="71AB78DB" w14:textId="77777777" w:rsidR="00717EC7" w:rsidRPr="00717EC7" w:rsidRDefault="00717EC7" w:rsidP="00717EC7">
      <w:pPr>
        <w:spacing w:after="0" w:line="0" w:lineRule="atLeast"/>
        <w:rPr>
          <w:sz w:val="20"/>
          <w:szCs w:val="20"/>
        </w:rPr>
      </w:pPr>
    </w:p>
    <w:p w14:paraId="2CCFE5A7" w14:textId="77777777" w:rsidR="00347FD8" w:rsidRPr="007466AB" w:rsidRDefault="00347FD8" w:rsidP="007466AB">
      <w:pPr>
        <w:pStyle w:val="ListParagraph"/>
        <w:numPr>
          <w:ilvl w:val="0"/>
          <w:numId w:val="71"/>
        </w:numPr>
        <w:spacing w:after="0" w:line="0" w:lineRule="atLeast"/>
        <w:rPr>
          <w:rFonts w:asciiTheme="minorHAnsi" w:hAnsiTheme="minorHAnsi" w:cstheme="minorHAnsi"/>
          <w:sz w:val="20"/>
          <w:szCs w:val="20"/>
        </w:rPr>
      </w:pPr>
      <w:r w:rsidRPr="007466AB">
        <w:rPr>
          <w:rFonts w:asciiTheme="minorHAnsi" w:hAnsiTheme="minorHAnsi" w:cstheme="minorHAnsi"/>
          <w:sz w:val="20"/>
          <w:szCs w:val="20"/>
        </w:rPr>
        <w:t>Overall Activity for the day</w:t>
      </w:r>
    </w:p>
    <w:p w14:paraId="526A5649" w14:textId="547D04D6" w:rsidR="0047665B" w:rsidRDefault="0047665B" w:rsidP="001C5635">
      <w:pPr>
        <w:spacing w:after="0" w:line="240" w:lineRule="auto"/>
        <w:rPr>
          <w:rFonts w:asciiTheme="minorHAnsi" w:eastAsia="Times New Roman" w:hAnsiTheme="minorHAnsi" w:cstheme="minorHAnsi"/>
          <w:b/>
          <w:bCs/>
        </w:rPr>
      </w:pPr>
    </w:p>
    <w:p w14:paraId="605D739B" w14:textId="77777777" w:rsidR="0047665B" w:rsidRPr="00866C37" w:rsidRDefault="0047665B" w:rsidP="001C5635">
      <w:pPr>
        <w:spacing w:after="0" w:line="240" w:lineRule="auto"/>
        <w:rPr>
          <w:rFonts w:asciiTheme="minorHAnsi" w:eastAsia="Times New Roman" w:hAnsiTheme="minorHAnsi" w:cstheme="minorHAnsi"/>
          <w:b/>
          <w:bCs/>
        </w:rPr>
      </w:pPr>
    </w:p>
    <w:p w14:paraId="5B817381" w14:textId="22B33374" w:rsidR="008026C0" w:rsidRDefault="008026C0" w:rsidP="000F3311">
      <w:pPr>
        <w:pStyle w:val="Heading1"/>
      </w:pPr>
      <w:bookmarkStart w:id="55" w:name="_Toc107324611"/>
      <w:r w:rsidRPr="00866C37">
        <w:t>Responsibility Matrix</w:t>
      </w:r>
      <w:bookmarkEnd w:id="55"/>
    </w:p>
    <w:tbl>
      <w:tblPr>
        <w:tblStyle w:val="TableGrid"/>
        <w:tblW w:w="0" w:type="auto"/>
        <w:tblLook w:val="04A0" w:firstRow="1" w:lastRow="0" w:firstColumn="1" w:lastColumn="0" w:noHBand="0" w:noVBand="1"/>
      </w:tblPr>
      <w:tblGrid>
        <w:gridCol w:w="2695"/>
        <w:gridCol w:w="3240"/>
        <w:gridCol w:w="3415"/>
      </w:tblGrid>
      <w:tr w:rsidR="008026C0" w:rsidRPr="00866C37" w14:paraId="443A4AF0" w14:textId="77777777" w:rsidTr="00E34CDA">
        <w:tc>
          <w:tcPr>
            <w:tcW w:w="2695" w:type="dxa"/>
            <w:shd w:val="clear" w:color="auto" w:fill="D9D9D9" w:themeFill="background1" w:themeFillShade="D9"/>
          </w:tcPr>
          <w:p w14:paraId="1038F0D6" w14:textId="77777777" w:rsidR="008026C0" w:rsidRPr="00866C37" w:rsidRDefault="008026C0" w:rsidP="00E34CDA">
            <w:pPr>
              <w:jc w:val="center"/>
              <w:rPr>
                <w:rFonts w:asciiTheme="minorHAnsi" w:hAnsiTheme="minorHAnsi" w:cstheme="minorHAnsi"/>
                <w:b/>
                <w:bCs/>
              </w:rPr>
            </w:pPr>
            <w:r w:rsidRPr="00866C37">
              <w:rPr>
                <w:rFonts w:asciiTheme="minorHAnsi" w:hAnsiTheme="minorHAnsi" w:cstheme="minorHAnsi"/>
                <w:b/>
                <w:bCs/>
              </w:rPr>
              <w:t>Responsibility</w:t>
            </w:r>
          </w:p>
        </w:tc>
        <w:tc>
          <w:tcPr>
            <w:tcW w:w="3240" w:type="dxa"/>
            <w:shd w:val="clear" w:color="auto" w:fill="D9D9D9" w:themeFill="background1" w:themeFillShade="D9"/>
          </w:tcPr>
          <w:p w14:paraId="737BF477" w14:textId="77777777" w:rsidR="008026C0" w:rsidRPr="00866C37" w:rsidRDefault="008026C0" w:rsidP="00E34CDA">
            <w:pPr>
              <w:jc w:val="center"/>
              <w:rPr>
                <w:rFonts w:asciiTheme="minorHAnsi" w:hAnsiTheme="minorHAnsi" w:cstheme="minorHAnsi"/>
                <w:b/>
                <w:bCs/>
              </w:rPr>
            </w:pPr>
            <w:r w:rsidRPr="00866C37">
              <w:rPr>
                <w:rFonts w:asciiTheme="minorHAnsi" w:hAnsiTheme="minorHAnsi" w:cstheme="minorHAnsi"/>
                <w:b/>
                <w:bCs/>
              </w:rPr>
              <w:t>ConneQt</w:t>
            </w:r>
          </w:p>
        </w:tc>
        <w:tc>
          <w:tcPr>
            <w:tcW w:w="3415" w:type="dxa"/>
            <w:shd w:val="clear" w:color="auto" w:fill="D9D9D9" w:themeFill="background1" w:themeFillShade="D9"/>
          </w:tcPr>
          <w:p w14:paraId="755E784E" w14:textId="3480BA3F" w:rsidR="008026C0" w:rsidRPr="00866C37" w:rsidRDefault="007466AB" w:rsidP="00E34CDA">
            <w:pPr>
              <w:jc w:val="center"/>
              <w:rPr>
                <w:rFonts w:asciiTheme="minorHAnsi" w:hAnsiTheme="minorHAnsi" w:cstheme="minorHAnsi"/>
                <w:b/>
                <w:bCs/>
              </w:rPr>
            </w:pPr>
            <w:r>
              <w:rPr>
                <w:rFonts w:asciiTheme="minorHAnsi" w:hAnsiTheme="minorHAnsi" w:cstheme="minorHAnsi"/>
                <w:b/>
                <w:bCs/>
              </w:rPr>
              <w:t>IDSPL</w:t>
            </w:r>
          </w:p>
        </w:tc>
      </w:tr>
      <w:tr w:rsidR="00347FD8" w:rsidRPr="00347FD8" w14:paraId="64C0495F" w14:textId="77777777" w:rsidTr="00E34CDA">
        <w:tc>
          <w:tcPr>
            <w:tcW w:w="2695" w:type="dxa"/>
          </w:tcPr>
          <w:p w14:paraId="0B59A3BF" w14:textId="5EED9504" w:rsidR="008026C0" w:rsidRPr="00347FD8" w:rsidRDefault="002369A1" w:rsidP="00E34CDA">
            <w:pPr>
              <w:rPr>
                <w:rFonts w:asciiTheme="minorHAnsi" w:hAnsiTheme="minorHAnsi" w:cstheme="minorHAnsi"/>
                <w:b/>
                <w:bCs/>
              </w:rPr>
            </w:pPr>
            <w:r w:rsidRPr="00347FD8">
              <w:rPr>
                <w:rFonts w:asciiTheme="minorHAnsi" w:hAnsiTheme="minorHAnsi" w:cstheme="minorHAnsi"/>
                <w:b/>
                <w:bCs/>
              </w:rPr>
              <w:lastRenderedPageBreak/>
              <w:t>Google Map API</w:t>
            </w:r>
          </w:p>
        </w:tc>
        <w:tc>
          <w:tcPr>
            <w:tcW w:w="3240" w:type="dxa"/>
          </w:tcPr>
          <w:p w14:paraId="08EB7F9A" w14:textId="207FB3CB" w:rsidR="008026C0" w:rsidRPr="00347FD8" w:rsidRDefault="00603B02" w:rsidP="00E34CDA">
            <w:pPr>
              <w:rPr>
                <w:rFonts w:asciiTheme="minorHAnsi" w:hAnsiTheme="minorHAnsi" w:cstheme="minorHAnsi"/>
              </w:rPr>
            </w:pPr>
            <w:r w:rsidRPr="00347FD8">
              <w:rPr>
                <w:rFonts w:asciiTheme="minorHAnsi" w:hAnsiTheme="minorHAnsi" w:cstheme="minorHAnsi"/>
              </w:rPr>
              <w:t xml:space="preserve">ConneQt will integrate </w:t>
            </w:r>
            <w:r w:rsidR="002369A1" w:rsidRPr="00347FD8">
              <w:rPr>
                <w:rFonts w:asciiTheme="minorHAnsi" w:hAnsiTheme="minorHAnsi" w:cstheme="minorHAnsi"/>
              </w:rPr>
              <w:t xml:space="preserve">Google Map API with Mobile </w:t>
            </w:r>
            <w:r w:rsidRPr="00347FD8">
              <w:rPr>
                <w:rFonts w:asciiTheme="minorHAnsi" w:hAnsiTheme="minorHAnsi" w:cstheme="minorHAnsi"/>
              </w:rPr>
              <w:t>App</w:t>
            </w:r>
            <w:r w:rsidR="007466AB">
              <w:rPr>
                <w:rFonts w:asciiTheme="minorHAnsi" w:hAnsiTheme="minorHAnsi" w:cstheme="minorHAnsi"/>
              </w:rPr>
              <w:t xml:space="preserve"> as well as Desktop Application</w:t>
            </w:r>
          </w:p>
        </w:tc>
        <w:tc>
          <w:tcPr>
            <w:tcW w:w="3415" w:type="dxa"/>
          </w:tcPr>
          <w:p w14:paraId="4D8AE6AD" w14:textId="03EF0A40" w:rsidR="00FE78FA" w:rsidRPr="00347FD8" w:rsidRDefault="002369A1" w:rsidP="00E34CDA">
            <w:pPr>
              <w:rPr>
                <w:rFonts w:asciiTheme="minorHAnsi" w:hAnsiTheme="minorHAnsi" w:cstheme="minorHAnsi"/>
              </w:rPr>
            </w:pPr>
            <w:r w:rsidRPr="00347FD8">
              <w:rPr>
                <w:rFonts w:asciiTheme="minorHAnsi" w:hAnsiTheme="minorHAnsi" w:cstheme="minorHAnsi"/>
              </w:rPr>
              <w:t xml:space="preserve">IDSPL </w:t>
            </w:r>
            <w:r w:rsidR="008026C0" w:rsidRPr="00347FD8">
              <w:rPr>
                <w:rFonts w:asciiTheme="minorHAnsi" w:hAnsiTheme="minorHAnsi" w:cstheme="minorHAnsi"/>
              </w:rPr>
              <w:t>provide</w:t>
            </w:r>
            <w:r w:rsidR="0010424E" w:rsidRPr="00347FD8">
              <w:rPr>
                <w:rFonts w:asciiTheme="minorHAnsi" w:hAnsiTheme="minorHAnsi" w:cstheme="minorHAnsi"/>
              </w:rPr>
              <w:t>s</w:t>
            </w:r>
            <w:r w:rsidR="008026C0" w:rsidRPr="00347FD8">
              <w:rPr>
                <w:rFonts w:asciiTheme="minorHAnsi" w:hAnsiTheme="minorHAnsi" w:cstheme="minorHAnsi"/>
              </w:rPr>
              <w:t xml:space="preserve"> </w:t>
            </w:r>
            <w:r w:rsidR="00CB642F" w:rsidRPr="00347FD8">
              <w:rPr>
                <w:rFonts w:asciiTheme="minorHAnsi" w:hAnsiTheme="minorHAnsi" w:cstheme="minorHAnsi"/>
              </w:rPr>
              <w:t>Google Map APIs to ConneQt</w:t>
            </w:r>
          </w:p>
        </w:tc>
      </w:tr>
      <w:tr w:rsidR="000F3311" w:rsidRPr="000F3311" w14:paraId="10AE91AF" w14:textId="77777777" w:rsidTr="00E34CDA">
        <w:tc>
          <w:tcPr>
            <w:tcW w:w="2695" w:type="dxa"/>
          </w:tcPr>
          <w:p w14:paraId="780B6CF6" w14:textId="13C34BE0" w:rsidR="008026C0" w:rsidRPr="0014270E" w:rsidRDefault="0014270E" w:rsidP="007F21F4">
            <w:pPr>
              <w:jc w:val="left"/>
              <w:rPr>
                <w:rFonts w:asciiTheme="minorHAnsi" w:hAnsiTheme="minorHAnsi" w:cstheme="minorHAnsi"/>
                <w:b/>
                <w:bCs/>
                <w:color w:val="000000" w:themeColor="text1"/>
              </w:rPr>
            </w:pPr>
            <w:r w:rsidRPr="0014270E">
              <w:rPr>
                <w:rFonts w:asciiTheme="minorHAnsi" w:hAnsiTheme="minorHAnsi" w:cstheme="minorHAnsi"/>
                <w:b/>
                <w:bCs/>
                <w:color w:val="000000" w:themeColor="text1"/>
              </w:rPr>
              <w:t>Case Field values</w:t>
            </w:r>
            <w:r w:rsidR="007466AB">
              <w:rPr>
                <w:rFonts w:asciiTheme="minorHAnsi" w:hAnsiTheme="minorHAnsi" w:cstheme="minorHAnsi"/>
                <w:b/>
                <w:bCs/>
                <w:color w:val="000000" w:themeColor="text1"/>
              </w:rPr>
              <w:t xml:space="preserve"> – Masters</w:t>
            </w:r>
          </w:p>
        </w:tc>
        <w:tc>
          <w:tcPr>
            <w:tcW w:w="3240" w:type="dxa"/>
          </w:tcPr>
          <w:p w14:paraId="696009D5" w14:textId="7781933F" w:rsidR="008026C0" w:rsidRPr="0014270E" w:rsidRDefault="008026C0" w:rsidP="00E34CDA">
            <w:pPr>
              <w:rPr>
                <w:rFonts w:asciiTheme="minorHAnsi" w:hAnsiTheme="minorHAnsi" w:cstheme="minorHAnsi"/>
                <w:color w:val="000000" w:themeColor="text1"/>
              </w:rPr>
            </w:pPr>
          </w:p>
        </w:tc>
        <w:tc>
          <w:tcPr>
            <w:tcW w:w="3415" w:type="dxa"/>
          </w:tcPr>
          <w:p w14:paraId="1E0A6AC4" w14:textId="1EE1FFD0" w:rsidR="00477109" w:rsidRPr="000F3311" w:rsidRDefault="007466AB" w:rsidP="006A7856">
            <w:pPr>
              <w:spacing w:after="0" w:line="240" w:lineRule="auto"/>
              <w:rPr>
                <w:rFonts w:asciiTheme="minorHAnsi" w:hAnsiTheme="minorHAnsi" w:cstheme="minorHAnsi"/>
                <w:color w:val="FF0000"/>
              </w:rPr>
            </w:pPr>
            <w:r w:rsidRPr="007466AB">
              <w:rPr>
                <w:rFonts w:asciiTheme="minorHAnsi" w:hAnsiTheme="minorHAnsi" w:cstheme="minorHAnsi"/>
              </w:rPr>
              <w:t>IDSPL provides the Masters for all the Case Field values</w:t>
            </w:r>
            <w:r>
              <w:rPr>
                <w:rFonts w:asciiTheme="minorHAnsi" w:hAnsiTheme="minorHAnsi" w:cstheme="minorHAnsi"/>
              </w:rPr>
              <w:t xml:space="preserve"> before the System Design</w:t>
            </w:r>
          </w:p>
        </w:tc>
      </w:tr>
      <w:tr w:rsidR="000F3311" w:rsidRPr="000F3311" w14:paraId="2D460DD0" w14:textId="77777777" w:rsidTr="00E34CDA">
        <w:tc>
          <w:tcPr>
            <w:tcW w:w="2695" w:type="dxa"/>
          </w:tcPr>
          <w:p w14:paraId="7074EDD5" w14:textId="07A77C73" w:rsidR="008026C0" w:rsidRPr="007466AB" w:rsidRDefault="00137ACC" w:rsidP="00E34CDA">
            <w:pPr>
              <w:rPr>
                <w:rFonts w:cstheme="minorHAnsi"/>
                <w:b/>
                <w:bCs/>
              </w:rPr>
            </w:pPr>
            <w:r w:rsidRPr="007466AB">
              <w:rPr>
                <w:rFonts w:cstheme="minorHAnsi"/>
                <w:b/>
                <w:bCs/>
              </w:rPr>
              <w:t xml:space="preserve">Fields for filtering the </w:t>
            </w:r>
            <w:r w:rsidR="00BB5A3B" w:rsidRPr="007466AB">
              <w:rPr>
                <w:rFonts w:cstheme="minorHAnsi"/>
                <w:b/>
                <w:bCs/>
              </w:rPr>
              <w:t>C</w:t>
            </w:r>
            <w:r w:rsidR="00B36160" w:rsidRPr="007466AB">
              <w:rPr>
                <w:rFonts w:cstheme="minorHAnsi"/>
                <w:b/>
                <w:bCs/>
              </w:rPr>
              <w:t>ases</w:t>
            </w:r>
          </w:p>
        </w:tc>
        <w:tc>
          <w:tcPr>
            <w:tcW w:w="3240" w:type="dxa"/>
          </w:tcPr>
          <w:p w14:paraId="50D4E70F" w14:textId="4EBC3ECF" w:rsidR="008026C0" w:rsidRPr="000F3311" w:rsidRDefault="008026C0" w:rsidP="00E34CDA">
            <w:pPr>
              <w:rPr>
                <w:rFonts w:asciiTheme="minorHAnsi" w:hAnsiTheme="minorHAnsi" w:cstheme="minorHAnsi"/>
                <w:color w:val="FF0000"/>
              </w:rPr>
            </w:pPr>
          </w:p>
        </w:tc>
        <w:tc>
          <w:tcPr>
            <w:tcW w:w="3415" w:type="dxa"/>
          </w:tcPr>
          <w:p w14:paraId="12B10CD5" w14:textId="6DEE01E8" w:rsidR="008026C0" w:rsidRPr="000F3311" w:rsidRDefault="00BB5A3B" w:rsidP="000F3B92">
            <w:pPr>
              <w:rPr>
                <w:rFonts w:asciiTheme="minorHAnsi" w:hAnsiTheme="minorHAnsi" w:cstheme="minorHAnsi"/>
                <w:color w:val="FF0000"/>
              </w:rPr>
            </w:pPr>
            <w:r w:rsidRPr="00165717">
              <w:rPr>
                <w:rFonts w:asciiTheme="minorHAnsi" w:hAnsiTheme="minorHAnsi" w:cstheme="minorHAnsi"/>
                <w:color w:val="000000" w:themeColor="text1"/>
              </w:rPr>
              <w:t>IDSPL has to provide the list of fields with values before the System Design</w:t>
            </w:r>
          </w:p>
        </w:tc>
      </w:tr>
    </w:tbl>
    <w:p w14:paraId="30D7D8BC" w14:textId="5BE39CEB" w:rsidR="008026C0" w:rsidRDefault="008026C0" w:rsidP="008026C0">
      <w:pPr>
        <w:rPr>
          <w:rFonts w:asciiTheme="minorHAnsi" w:hAnsiTheme="minorHAnsi" w:cstheme="minorHAnsi"/>
        </w:rPr>
      </w:pPr>
    </w:p>
    <w:p w14:paraId="0C258A61" w14:textId="3646F611" w:rsidR="00B32451" w:rsidRDefault="00B32451" w:rsidP="00B32451">
      <w:pPr>
        <w:pStyle w:val="Heading1"/>
      </w:pPr>
      <w:r>
        <w:t>User Profiles</w:t>
      </w:r>
    </w:p>
    <w:tbl>
      <w:tblPr>
        <w:tblStyle w:val="TableGrid"/>
        <w:tblW w:w="10460" w:type="dxa"/>
        <w:tblLook w:val="04A0" w:firstRow="1" w:lastRow="0" w:firstColumn="1" w:lastColumn="0" w:noHBand="0" w:noVBand="1"/>
      </w:tblPr>
      <w:tblGrid>
        <w:gridCol w:w="1476"/>
        <w:gridCol w:w="2029"/>
        <w:gridCol w:w="2089"/>
        <w:gridCol w:w="1718"/>
        <w:gridCol w:w="1625"/>
        <w:gridCol w:w="1523"/>
      </w:tblGrid>
      <w:tr w:rsidR="005654C0" w14:paraId="3BFBC1F2" w14:textId="5423DFFE" w:rsidTr="005654C0">
        <w:trPr>
          <w:trHeight w:val="990"/>
        </w:trPr>
        <w:tc>
          <w:tcPr>
            <w:tcW w:w="1476" w:type="dxa"/>
            <w:shd w:val="clear" w:color="auto" w:fill="D9D9D9" w:themeFill="background1" w:themeFillShade="D9"/>
          </w:tcPr>
          <w:p w14:paraId="6DCAF6A9" w14:textId="77777777" w:rsidR="005654C0" w:rsidRDefault="005654C0" w:rsidP="008B1DDC">
            <w:pPr>
              <w:spacing w:after="0"/>
              <w:jc w:val="center"/>
              <w:rPr>
                <w:b/>
                <w:bCs/>
                <w:lang w:val="en-US"/>
              </w:rPr>
            </w:pPr>
            <w:r>
              <w:rPr>
                <w:b/>
                <w:bCs/>
                <w:lang w:val="en-US"/>
              </w:rPr>
              <w:t>User</w:t>
            </w:r>
          </w:p>
        </w:tc>
        <w:tc>
          <w:tcPr>
            <w:tcW w:w="2029" w:type="dxa"/>
            <w:shd w:val="clear" w:color="auto" w:fill="D9D9D9" w:themeFill="background1" w:themeFillShade="D9"/>
          </w:tcPr>
          <w:p w14:paraId="1E659919" w14:textId="77777777" w:rsidR="005654C0" w:rsidRDefault="005654C0" w:rsidP="008B1DDC">
            <w:pPr>
              <w:spacing w:after="0"/>
              <w:jc w:val="center"/>
              <w:rPr>
                <w:b/>
                <w:bCs/>
                <w:lang w:val="en-US"/>
              </w:rPr>
            </w:pPr>
            <w:r>
              <w:rPr>
                <w:b/>
                <w:bCs/>
                <w:lang w:val="en-US"/>
              </w:rPr>
              <w:t>Management Dashboard</w:t>
            </w:r>
          </w:p>
        </w:tc>
        <w:tc>
          <w:tcPr>
            <w:tcW w:w="2089" w:type="dxa"/>
            <w:shd w:val="clear" w:color="auto" w:fill="D9D9D9" w:themeFill="background1" w:themeFillShade="D9"/>
          </w:tcPr>
          <w:p w14:paraId="3AAF168B" w14:textId="77777777" w:rsidR="005654C0" w:rsidRDefault="005654C0" w:rsidP="008B1DDC">
            <w:pPr>
              <w:spacing w:after="0"/>
              <w:jc w:val="center"/>
              <w:rPr>
                <w:b/>
                <w:bCs/>
                <w:lang w:val="en-US"/>
              </w:rPr>
            </w:pPr>
            <w:r>
              <w:rPr>
                <w:b/>
                <w:bCs/>
                <w:lang w:val="en-US"/>
              </w:rPr>
              <w:t>Inventory Management</w:t>
            </w:r>
          </w:p>
        </w:tc>
        <w:tc>
          <w:tcPr>
            <w:tcW w:w="1718" w:type="dxa"/>
            <w:shd w:val="clear" w:color="auto" w:fill="D9D9D9" w:themeFill="background1" w:themeFillShade="D9"/>
          </w:tcPr>
          <w:p w14:paraId="6A00B0C1" w14:textId="77777777" w:rsidR="005654C0" w:rsidRDefault="005654C0" w:rsidP="008B1DDC">
            <w:pPr>
              <w:spacing w:after="0"/>
              <w:jc w:val="center"/>
              <w:rPr>
                <w:b/>
                <w:bCs/>
                <w:lang w:val="en-US"/>
              </w:rPr>
            </w:pPr>
            <w:r>
              <w:rPr>
                <w:b/>
                <w:bCs/>
                <w:lang w:val="en-US"/>
              </w:rPr>
              <w:t>Case Management</w:t>
            </w:r>
          </w:p>
        </w:tc>
        <w:tc>
          <w:tcPr>
            <w:tcW w:w="1625" w:type="dxa"/>
            <w:shd w:val="clear" w:color="auto" w:fill="D9D9D9" w:themeFill="background1" w:themeFillShade="D9"/>
          </w:tcPr>
          <w:p w14:paraId="3789C949" w14:textId="77777777" w:rsidR="005654C0" w:rsidRDefault="005654C0" w:rsidP="008B1DDC">
            <w:pPr>
              <w:spacing w:after="0"/>
              <w:jc w:val="center"/>
              <w:rPr>
                <w:b/>
                <w:bCs/>
                <w:lang w:val="en-US"/>
              </w:rPr>
            </w:pPr>
            <w:r>
              <w:rPr>
                <w:b/>
                <w:bCs/>
                <w:lang w:val="en-US"/>
              </w:rPr>
              <w:t>Mobile App</w:t>
            </w:r>
          </w:p>
        </w:tc>
        <w:tc>
          <w:tcPr>
            <w:tcW w:w="1523" w:type="dxa"/>
            <w:shd w:val="clear" w:color="auto" w:fill="D9D9D9" w:themeFill="background1" w:themeFillShade="D9"/>
          </w:tcPr>
          <w:p w14:paraId="7F54EF0F" w14:textId="0DA43C57" w:rsidR="005654C0" w:rsidRDefault="00CC59C3" w:rsidP="008B1DDC">
            <w:pPr>
              <w:spacing w:after="0"/>
              <w:jc w:val="center"/>
              <w:rPr>
                <w:b/>
                <w:bCs/>
                <w:lang w:val="en-US"/>
              </w:rPr>
            </w:pPr>
            <w:r>
              <w:rPr>
                <w:b/>
                <w:bCs/>
                <w:lang w:val="en-US"/>
              </w:rPr>
              <w:t>Admin Module</w:t>
            </w:r>
          </w:p>
        </w:tc>
      </w:tr>
      <w:tr w:rsidR="005654C0" w14:paraId="1B2EAC96" w14:textId="7863FFD7" w:rsidTr="005654C0">
        <w:trPr>
          <w:trHeight w:val="488"/>
        </w:trPr>
        <w:tc>
          <w:tcPr>
            <w:tcW w:w="1476" w:type="dxa"/>
          </w:tcPr>
          <w:p w14:paraId="444C453E" w14:textId="77777777" w:rsidR="005654C0" w:rsidRDefault="005654C0" w:rsidP="008B1DDC">
            <w:pPr>
              <w:spacing w:after="0"/>
              <w:rPr>
                <w:b/>
                <w:bCs/>
                <w:lang w:val="en-US"/>
              </w:rPr>
            </w:pPr>
            <w:r>
              <w:rPr>
                <w:b/>
                <w:bCs/>
                <w:lang w:val="en-US"/>
              </w:rPr>
              <w:t>FSE</w:t>
            </w:r>
          </w:p>
        </w:tc>
        <w:tc>
          <w:tcPr>
            <w:tcW w:w="2029" w:type="dxa"/>
          </w:tcPr>
          <w:p w14:paraId="3D093DAE" w14:textId="77777777" w:rsidR="005654C0" w:rsidRDefault="005654C0" w:rsidP="008B1DDC">
            <w:pPr>
              <w:spacing w:after="0"/>
              <w:jc w:val="center"/>
              <w:rPr>
                <w:b/>
                <w:bCs/>
                <w:lang w:val="en-US"/>
              </w:rPr>
            </w:pPr>
          </w:p>
        </w:tc>
        <w:tc>
          <w:tcPr>
            <w:tcW w:w="2089" w:type="dxa"/>
          </w:tcPr>
          <w:p w14:paraId="2690141B" w14:textId="77777777" w:rsidR="005654C0" w:rsidRDefault="005654C0" w:rsidP="008B1DDC">
            <w:pPr>
              <w:spacing w:after="0"/>
              <w:jc w:val="center"/>
              <w:rPr>
                <w:b/>
                <w:bCs/>
                <w:lang w:val="en-US"/>
              </w:rPr>
            </w:pPr>
          </w:p>
        </w:tc>
        <w:tc>
          <w:tcPr>
            <w:tcW w:w="1718" w:type="dxa"/>
          </w:tcPr>
          <w:p w14:paraId="006005C3" w14:textId="77777777" w:rsidR="005654C0" w:rsidRDefault="005654C0" w:rsidP="008B1DDC">
            <w:pPr>
              <w:spacing w:after="0"/>
              <w:jc w:val="center"/>
              <w:rPr>
                <w:b/>
                <w:bCs/>
                <w:lang w:val="en-US"/>
              </w:rPr>
            </w:pPr>
          </w:p>
        </w:tc>
        <w:tc>
          <w:tcPr>
            <w:tcW w:w="1625" w:type="dxa"/>
          </w:tcPr>
          <w:p w14:paraId="7EC9B4EC" w14:textId="77777777" w:rsidR="005654C0" w:rsidRDefault="005654C0" w:rsidP="008B1DDC">
            <w:pPr>
              <w:spacing w:after="0"/>
              <w:jc w:val="center"/>
              <w:rPr>
                <w:b/>
                <w:bCs/>
                <w:lang w:val="en-US"/>
              </w:rPr>
            </w:pPr>
            <w:r>
              <w:rPr>
                <w:b/>
                <w:bCs/>
                <w:lang w:val="en-US"/>
              </w:rPr>
              <w:t>Yes</w:t>
            </w:r>
          </w:p>
        </w:tc>
        <w:tc>
          <w:tcPr>
            <w:tcW w:w="1523" w:type="dxa"/>
          </w:tcPr>
          <w:p w14:paraId="2F5AE2CD" w14:textId="77777777" w:rsidR="005654C0" w:rsidRDefault="005654C0" w:rsidP="008B1DDC">
            <w:pPr>
              <w:spacing w:after="0"/>
              <w:jc w:val="center"/>
              <w:rPr>
                <w:b/>
                <w:bCs/>
                <w:lang w:val="en-US"/>
              </w:rPr>
            </w:pPr>
          </w:p>
        </w:tc>
      </w:tr>
      <w:tr w:rsidR="005654C0" w:rsidRPr="00F819E8" w14:paraId="193F3AC7" w14:textId="4CBBAA83" w:rsidTr="005654C0">
        <w:trPr>
          <w:trHeight w:val="746"/>
        </w:trPr>
        <w:tc>
          <w:tcPr>
            <w:tcW w:w="1476" w:type="dxa"/>
          </w:tcPr>
          <w:p w14:paraId="689FB91A" w14:textId="77777777" w:rsidR="005654C0" w:rsidRPr="00F819E8" w:rsidRDefault="005654C0" w:rsidP="008B1DDC">
            <w:pPr>
              <w:spacing w:after="0"/>
              <w:rPr>
                <w:b/>
                <w:bCs/>
                <w:color w:val="000000" w:themeColor="text1"/>
                <w:lang w:val="en-US"/>
              </w:rPr>
            </w:pPr>
            <w:r w:rsidRPr="00F819E8">
              <w:rPr>
                <w:b/>
                <w:bCs/>
                <w:color w:val="000000" w:themeColor="text1"/>
                <w:lang w:val="en-US"/>
              </w:rPr>
              <w:t>Team Lead</w:t>
            </w:r>
          </w:p>
        </w:tc>
        <w:tc>
          <w:tcPr>
            <w:tcW w:w="2029" w:type="dxa"/>
          </w:tcPr>
          <w:p w14:paraId="528D06A4" w14:textId="77777777" w:rsidR="005654C0" w:rsidRPr="00F819E8" w:rsidRDefault="005654C0" w:rsidP="008B1DDC">
            <w:pPr>
              <w:spacing w:after="0"/>
              <w:jc w:val="center"/>
              <w:rPr>
                <w:b/>
                <w:bCs/>
                <w:color w:val="000000" w:themeColor="text1"/>
                <w:lang w:val="en-US"/>
              </w:rPr>
            </w:pPr>
          </w:p>
        </w:tc>
        <w:tc>
          <w:tcPr>
            <w:tcW w:w="2089" w:type="dxa"/>
          </w:tcPr>
          <w:p w14:paraId="0744A683" w14:textId="77777777" w:rsidR="005654C0" w:rsidRPr="00F819E8" w:rsidRDefault="005654C0" w:rsidP="008B1DDC">
            <w:pPr>
              <w:spacing w:after="0"/>
              <w:jc w:val="center"/>
              <w:rPr>
                <w:b/>
                <w:bCs/>
                <w:color w:val="000000" w:themeColor="text1"/>
                <w:lang w:val="en-US"/>
              </w:rPr>
            </w:pPr>
          </w:p>
        </w:tc>
        <w:tc>
          <w:tcPr>
            <w:tcW w:w="1718" w:type="dxa"/>
          </w:tcPr>
          <w:p w14:paraId="6FB49666" w14:textId="77777777" w:rsidR="005654C0" w:rsidRPr="00F819E8" w:rsidRDefault="005654C0" w:rsidP="008B1DDC">
            <w:pPr>
              <w:spacing w:after="0"/>
              <w:jc w:val="center"/>
              <w:rPr>
                <w:b/>
                <w:bCs/>
                <w:color w:val="000000" w:themeColor="text1"/>
                <w:lang w:val="en-US"/>
              </w:rPr>
            </w:pPr>
            <w:r>
              <w:rPr>
                <w:b/>
                <w:bCs/>
                <w:color w:val="000000" w:themeColor="text1"/>
                <w:lang w:val="en-US"/>
              </w:rPr>
              <w:t>Yes</w:t>
            </w:r>
          </w:p>
        </w:tc>
        <w:tc>
          <w:tcPr>
            <w:tcW w:w="1625" w:type="dxa"/>
          </w:tcPr>
          <w:p w14:paraId="7DFACAB3" w14:textId="77777777" w:rsidR="005654C0" w:rsidRPr="00F819E8" w:rsidRDefault="005654C0" w:rsidP="008B1DDC">
            <w:pPr>
              <w:spacing w:after="0"/>
              <w:jc w:val="center"/>
              <w:rPr>
                <w:b/>
                <w:bCs/>
                <w:color w:val="000000" w:themeColor="text1"/>
                <w:lang w:val="en-US"/>
              </w:rPr>
            </w:pPr>
          </w:p>
        </w:tc>
        <w:tc>
          <w:tcPr>
            <w:tcW w:w="1523" w:type="dxa"/>
          </w:tcPr>
          <w:p w14:paraId="56894DD6" w14:textId="77777777" w:rsidR="005654C0" w:rsidRPr="00F819E8" w:rsidRDefault="005654C0" w:rsidP="008B1DDC">
            <w:pPr>
              <w:spacing w:after="0"/>
              <w:jc w:val="center"/>
              <w:rPr>
                <w:b/>
                <w:bCs/>
                <w:color w:val="000000" w:themeColor="text1"/>
                <w:lang w:val="en-US"/>
              </w:rPr>
            </w:pPr>
          </w:p>
        </w:tc>
      </w:tr>
      <w:tr w:rsidR="005654C0" w14:paraId="2BA97CB6" w14:textId="6C7BFA4F" w:rsidTr="005654C0">
        <w:trPr>
          <w:trHeight w:val="488"/>
        </w:trPr>
        <w:tc>
          <w:tcPr>
            <w:tcW w:w="1476" w:type="dxa"/>
          </w:tcPr>
          <w:p w14:paraId="29BEA09D" w14:textId="77777777" w:rsidR="005654C0" w:rsidRDefault="005654C0" w:rsidP="008B1DDC">
            <w:pPr>
              <w:spacing w:after="0"/>
              <w:rPr>
                <w:b/>
                <w:bCs/>
                <w:lang w:val="en-US"/>
              </w:rPr>
            </w:pPr>
            <w:r>
              <w:rPr>
                <w:b/>
                <w:bCs/>
                <w:lang w:val="en-US"/>
              </w:rPr>
              <w:t>CRM User – Case Management</w:t>
            </w:r>
          </w:p>
          <w:p w14:paraId="112462FB" w14:textId="77777777" w:rsidR="005654C0" w:rsidRDefault="005654C0" w:rsidP="008B1DDC">
            <w:pPr>
              <w:spacing w:after="0"/>
              <w:rPr>
                <w:b/>
                <w:bCs/>
                <w:lang w:val="en-US"/>
              </w:rPr>
            </w:pPr>
          </w:p>
        </w:tc>
        <w:tc>
          <w:tcPr>
            <w:tcW w:w="2029" w:type="dxa"/>
          </w:tcPr>
          <w:p w14:paraId="3BF5F6A6" w14:textId="77777777" w:rsidR="005654C0" w:rsidRDefault="005654C0" w:rsidP="008B1DDC">
            <w:pPr>
              <w:spacing w:after="0"/>
              <w:jc w:val="center"/>
              <w:rPr>
                <w:b/>
                <w:bCs/>
                <w:lang w:val="en-US"/>
              </w:rPr>
            </w:pPr>
          </w:p>
        </w:tc>
        <w:tc>
          <w:tcPr>
            <w:tcW w:w="2089" w:type="dxa"/>
          </w:tcPr>
          <w:p w14:paraId="6604125F" w14:textId="77777777" w:rsidR="005654C0" w:rsidRDefault="005654C0" w:rsidP="008B1DDC">
            <w:pPr>
              <w:spacing w:after="0"/>
              <w:jc w:val="center"/>
              <w:rPr>
                <w:b/>
                <w:bCs/>
                <w:lang w:val="en-US"/>
              </w:rPr>
            </w:pPr>
          </w:p>
        </w:tc>
        <w:tc>
          <w:tcPr>
            <w:tcW w:w="1718" w:type="dxa"/>
          </w:tcPr>
          <w:p w14:paraId="4541BF12" w14:textId="77777777" w:rsidR="005654C0" w:rsidRDefault="005654C0" w:rsidP="008B1DDC">
            <w:pPr>
              <w:spacing w:after="0"/>
              <w:jc w:val="center"/>
              <w:rPr>
                <w:b/>
                <w:bCs/>
                <w:lang w:val="en-US"/>
              </w:rPr>
            </w:pPr>
            <w:r>
              <w:rPr>
                <w:b/>
                <w:bCs/>
                <w:lang w:val="en-US"/>
              </w:rPr>
              <w:t>Yes</w:t>
            </w:r>
          </w:p>
        </w:tc>
        <w:tc>
          <w:tcPr>
            <w:tcW w:w="1625" w:type="dxa"/>
          </w:tcPr>
          <w:p w14:paraId="064BF959" w14:textId="77777777" w:rsidR="005654C0" w:rsidRDefault="005654C0" w:rsidP="008B1DDC">
            <w:pPr>
              <w:spacing w:after="0"/>
              <w:jc w:val="center"/>
              <w:rPr>
                <w:b/>
                <w:bCs/>
                <w:lang w:val="en-US"/>
              </w:rPr>
            </w:pPr>
          </w:p>
        </w:tc>
        <w:tc>
          <w:tcPr>
            <w:tcW w:w="1523" w:type="dxa"/>
          </w:tcPr>
          <w:p w14:paraId="6B3E944B" w14:textId="77777777" w:rsidR="005654C0" w:rsidRDefault="005654C0" w:rsidP="008B1DDC">
            <w:pPr>
              <w:spacing w:after="0"/>
              <w:jc w:val="center"/>
              <w:rPr>
                <w:b/>
                <w:bCs/>
                <w:lang w:val="en-US"/>
              </w:rPr>
            </w:pPr>
          </w:p>
        </w:tc>
      </w:tr>
      <w:tr w:rsidR="005654C0" w14:paraId="05B17603" w14:textId="5ACBFB27" w:rsidTr="005654C0">
        <w:trPr>
          <w:trHeight w:val="502"/>
        </w:trPr>
        <w:tc>
          <w:tcPr>
            <w:tcW w:w="1476" w:type="dxa"/>
          </w:tcPr>
          <w:p w14:paraId="2022207F" w14:textId="77777777" w:rsidR="005654C0" w:rsidRDefault="005654C0" w:rsidP="008B1DDC">
            <w:pPr>
              <w:spacing w:after="0"/>
              <w:rPr>
                <w:b/>
                <w:bCs/>
                <w:lang w:val="en-US"/>
              </w:rPr>
            </w:pPr>
            <w:r>
              <w:rPr>
                <w:b/>
                <w:bCs/>
                <w:lang w:val="en-US"/>
              </w:rPr>
              <w:t>CRM User – Inventory Management</w:t>
            </w:r>
          </w:p>
        </w:tc>
        <w:tc>
          <w:tcPr>
            <w:tcW w:w="2029" w:type="dxa"/>
          </w:tcPr>
          <w:p w14:paraId="58455B76" w14:textId="77777777" w:rsidR="005654C0" w:rsidRDefault="005654C0" w:rsidP="008B1DDC">
            <w:pPr>
              <w:spacing w:after="0"/>
              <w:jc w:val="center"/>
              <w:rPr>
                <w:b/>
                <w:bCs/>
                <w:lang w:val="en-US"/>
              </w:rPr>
            </w:pPr>
          </w:p>
        </w:tc>
        <w:tc>
          <w:tcPr>
            <w:tcW w:w="2089" w:type="dxa"/>
          </w:tcPr>
          <w:p w14:paraId="77D2A7F6" w14:textId="77777777" w:rsidR="005654C0" w:rsidRDefault="005654C0" w:rsidP="008B1DDC">
            <w:pPr>
              <w:spacing w:after="0"/>
              <w:jc w:val="center"/>
              <w:rPr>
                <w:b/>
                <w:bCs/>
                <w:lang w:val="en-US"/>
              </w:rPr>
            </w:pPr>
            <w:r>
              <w:rPr>
                <w:b/>
                <w:bCs/>
                <w:lang w:val="en-US"/>
              </w:rPr>
              <w:t>Yes</w:t>
            </w:r>
          </w:p>
        </w:tc>
        <w:tc>
          <w:tcPr>
            <w:tcW w:w="1718" w:type="dxa"/>
          </w:tcPr>
          <w:p w14:paraId="6782905C" w14:textId="77777777" w:rsidR="005654C0" w:rsidRDefault="005654C0" w:rsidP="008B1DDC">
            <w:pPr>
              <w:spacing w:after="0"/>
              <w:jc w:val="center"/>
              <w:rPr>
                <w:b/>
                <w:bCs/>
                <w:lang w:val="en-US"/>
              </w:rPr>
            </w:pPr>
          </w:p>
        </w:tc>
        <w:tc>
          <w:tcPr>
            <w:tcW w:w="1625" w:type="dxa"/>
          </w:tcPr>
          <w:p w14:paraId="16E90D57" w14:textId="77777777" w:rsidR="005654C0" w:rsidRDefault="005654C0" w:rsidP="008B1DDC">
            <w:pPr>
              <w:spacing w:after="0"/>
              <w:jc w:val="center"/>
              <w:rPr>
                <w:b/>
                <w:bCs/>
                <w:lang w:val="en-US"/>
              </w:rPr>
            </w:pPr>
          </w:p>
        </w:tc>
        <w:tc>
          <w:tcPr>
            <w:tcW w:w="1523" w:type="dxa"/>
          </w:tcPr>
          <w:p w14:paraId="5E6EF563" w14:textId="77777777" w:rsidR="005654C0" w:rsidRDefault="005654C0" w:rsidP="008B1DDC">
            <w:pPr>
              <w:spacing w:after="0"/>
              <w:jc w:val="center"/>
              <w:rPr>
                <w:b/>
                <w:bCs/>
                <w:lang w:val="en-US"/>
              </w:rPr>
            </w:pPr>
          </w:p>
        </w:tc>
      </w:tr>
      <w:tr w:rsidR="005654C0" w14:paraId="03ECE039" w14:textId="61C8B838" w:rsidTr="005654C0">
        <w:trPr>
          <w:trHeight w:val="244"/>
        </w:trPr>
        <w:tc>
          <w:tcPr>
            <w:tcW w:w="1476" w:type="dxa"/>
          </w:tcPr>
          <w:p w14:paraId="0408F56F" w14:textId="77777777" w:rsidR="005654C0" w:rsidRDefault="005654C0" w:rsidP="008B1DDC">
            <w:pPr>
              <w:spacing w:after="0"/>
              <w:rPr>
                <w:b/>
                <w:bCs/>
                <w:lang w:val="en-US"/>
              </w:rPr>
            </w:pPr>
            <w:r>
              <w:rPr>
                <w:b/>
                <w:bCs/>
                <w:lang w:val="en-US"/>
              </w:rPr>
              <w:t>Management</w:t>
            </w:r>
          </w:p>
        </w:tc>
        <w:tc>
          <w:tcPr>
            <w:tcW w:w="2029" w:type="dxa"/>
          </w:tcPr>
          <w:p w14:paraId="66BC5A78" w14:textId="77777777" w:rsidR="005654C0" w:rsidRDefault="005654C0" w:rsidP="008B1DDC">
            <w:pPr>
              <w:spacing w:after="0"/>
              <w:jc w:val="center"/>
              <w:rPr>
                <w:b/>
                <w:bCs/>
                <w:lang w:val="en-US"/>
              </w:rPr>
            </w:pPr>
            <w:r>
              <w:rPr>
                <w:b/>
                <w:bCs/>
                <w:lang w:val="en-US"/>
              </w:rPr>
              <w:t>Yes</w:t>
            </w:r>
          </w:p>
        </w:tc>
        <w:tc>
          <w:tcPr>
            <w:tcW w:w="2089" w:type="dxa"/>
          </w:tcPr>
          <w:p w14:paraId="62E7A1CE" w14:textId="77777777" w:rsidR="005654C0" w:rsidRDefault="005654C0" w:rsidP="008B1DDC">
            <w:pPr>
              <w:spacing w:after="0"/>
              <w:jc w:val="center"/>
              <w:rPr>
                <w:b/>
                <w:bCs/>
                <w:lang w:val="en-US"/>
              </w:rPr>
            </w:pPr>
          </w:p>
        </w:tc>
        <w:tc>
          <w:tcPr>
            <w:tcW w:w="1718" w:type="dxa"/>
          </w:tcPr>
          <w:p w14:paraId="6B375179" w14:textId="77777777" w:rsidR="005654C0" w:rsidRDefault="005654C0" w:rsidP="008B1DDC">
            <w:pPr>
              <w:spacing w:after="0"/>
              <w:jc w:val="center"/>
              <w:rPr>
                <w:b/>
                <w:bCs/>
                <w:lang w:val="en-US"/>
              </w:rPr>
            </w:pPr>
          </w:p>
        </w:tc>
        <w:tc>
          <w:tcPr>
            <w:tcW w:w="1625" w:type="dxa"/>
          </w:tcPr>
          <w:p w14:paraId="443D6F8A" w14:textId="77777777" w:rsidR="005654C0" w:rsidRDefault="005654C0" w:rsidP="008B1DDC">
            <w:pPr>
              <w:spacing w:after="0"/>
              <w:jc w:val="center"/>
              <w:rPr>
                <w:b/>
                <w:bCs/>
                <w:lang w:val="en-US"/>
              </w:rPr>
            </w:pPr>
          </w:p>
        </w:tc>
        <w:tc>
          <w:tcPr>
            <w:tcW w:w="1523" w:type="dxa"/>
          </w:tcPr>
          <w:p w14:paraId="6C5033B4" w14:textId="77777777" w:rsidR="005654C0" w:rsidRDefault="005654C0" w:rsidP="008B1DDC">
            <w:pPr>
              <w:spacing w:after="0"/>
              <w:jc w:val="center"/>
              <w:rPr>
                <w:b/>
                <w:bCs/>
                <w:lang w:val="en-US"/>
              </w:rPr>
            </w:pPr>
          </w:p>
        </w:tc>
      </w:tr>
      <w:tr w:rsidR="005654C0" w14:paraId="56E85C60" w14:textId="5BDC67CA" w:rsidTr="005654C0">
        <w:trPr>
          <w:trHeight w:val="244"/>
        </w:trPr>
        <w:tc>
          <w:tcPr>
            <w:tcW w:w="1476" w:type="dxa"/>
          </w:tcPr>
          <w:p w14:paraId="31628B14" w14:textId="0622EA33" w:rsidR="005654C0" w:rsidRDefault="005654C0" w:rsidP="008B1DDC">
            <w:pPr>
              <w:spacing w:after="0"/>
              <w:rPr>
                <w:b/>
                <w:bCs/>
                <w:lang w:val="en-US"/>
              </w:rPr>
            </w:pPr>
            <w:r>
              <w:rPr>
                <w:b/>
                <w:bCs/>
                <w:lang w:val="en-US"/>
              </w:rPr>
              <w:t>CRM Admin</w:t>
            </w:r>
          </w:p>
        </w:tc>
        <w:tc>
          <w:tcPr>
            <w:tcW w:w="2029" w:type="dxa"/>
          </w:tcPr>
          <w:p w14:paraId="2C7E43BA" w14:textId="77777777" w:rsidR="005654C0" w:rsidRDefault="005654C0" w:rsidP="008B1DDC">
            <w:pPr>
              <w:spacing w:after="0"/>
              <w:jc w:val="center"/>
              <w:rPr>
                <w:b/>
                <w:bCs/>
                <w:lang w:val="en-US"/>
              </w:rPr>
            </w:pPr>
          </w:p>
        </w:tc>
        <w:tc>
          <w:tcPr>
            <w:tcW w:w="2089" w:type="dxa"/>
          </w:tcPr>
          <w:p w14:paraId="02F8F8A9" w14:textId="77777777" w:rsidR="005654C0" w:rsidRDefault="005654C0" w:rsidP="008B1DDC">
            <w:pPr>
              <w:spacing w:after="0"/>
              <w:jc w:val="center"/>
              <w:rPr>
                <w:b/>
                <w:bCs/>
                <w:lang w:val="en-US"/>
              </w:rPr>
            </w:pPr>
          </w:p>
        </w:tc>
        <w:tc>
          <w:tcPr>
            <w:tcW w:w="1718" w:type="dxa"/>
          </w:tcPr>
          <w:p w14:paraId="246826D1" w14:textId="77777777" w:rsidR="005654C0" w:rsidRDefault="005654C0" w:rsidP="008B1DDC">
            <w:pPr>
              <w:spacing w:after="0"/>
              <w:jc w:val="center"/>
              <w:rPr>
                <w:b/>
                <w:bCs/>
                <w:lang w:val="en-US"/>
              </w:rPr>
            </w:pPr>
          </w:p>
        </w:tc>
        <w:tc>
          <w:tcPr>
            <w:tcW w:w="1625" w:type="dxa"/>
          </w:tcPr>
          <w:p w14:paraId="4AA5D4FA" w14:textId="77777777" w:rsidR="005654C0" w:rsidRDefault="005654C0" w:rsidP="008B1DDC">
            <w:pPr>
              <w:spacing w:after="0"/>
              <w:jc w:val="center"/>
              <w:rPr>
                <w:b/>
                <w:bCs/>
                <w:lang w:val="en-US"/>
              </w:rPr>
            </w:pPr>
          </w:p>
        </w:tc>
        <w:tc>
          <w:tcPr>
            <w:tcW w:w="1523" w:type="dxa"/>
          </w:tcPr>
          <w:p w14:paraId="3186A3B3" w14:textId="7EF58463" w:rsidR="005654C0" w:rsidRDefault="00CC59C3" w:rsidP="008B1DDC">
            <w:pPr>
              <w:spacing w:after="0"/>
              <w:jc w:val="center"/>
              <w:rPr>
                <w:b/>
                <w:bCs/>
                <w:lang w:val="en-US"/>
              </w:rPr>
            </w:pPr>
            <w:r>
              <w:rPr>
                <w:b/>
                <w:bCs/>
                <w:lang w:val="en-US"/>
              </w:rPr>
              <w:t>Yes</w:t>
            </w:r>
          </w:p>
        </w:tc>
      </w:tr>
      <w:tr w:rsidR="005654C0" w14:paraId="08B956B4" w14:textId="1542D269" w:rsidTr="005654C0">
        <w:trPr>
          <w:trHeight w:val="229"/>
        </w:trPr>
        <w:tc>
          <w:tcPr>
            <w:tcW w:w="1476" w:type="dxa"/>
          </w:tcPr>
          <w:p w14:paraId="2B2CBBBF" w14:textId="77777777" w:rsidR="005654C0" w:rsidRDefault="005654C0" w:rsidP="008B1DDC">
            <w:pPr>
              <w:spacing w:after="0"/>
              <w:rPr>
                <w:b/>
                <w:bCs/>
                <w:lang w:val="en-US"/>
              </w:rPr>
            </w:pPr>
          </w:p>
        </w:tc>
        <w:tc>
          <w:tcPr>
            <w:tcW w:w="2029" w:type="dxa"/>
          </w:tcPr>
          <w:p w14:paraId="6E2B654D" w14:textId="77777777" w:rsidR="005654C0" w:rsidRDefault="005654C0" w:rsidP="008B1DDC">
            <w:pPr>
              <w:spacing w:after="0"/>
              <w:jc w:val="center"/>
              <w:rPr>
                <w:b/>
                <w:bCs/>
                <w:lang w:val="en-US"/>
              </w:rPr>
            </w:pPr>
          </w:p>
        </w:tc>
        <w:tc>
          <w:tcPr>
            <w:tcW w:w="2089" w:type="dxa"/>
          </w:tcPr>
          <w:p w14:paraId="11DA2FCA" w14:textId="77777777" w:rsidR="005654C0" w:rsidRDefault="005654C0" w:rsidP="008B1DDC">
            <w:pPr>
              <w:spacing w:after="0"/>
              <w:jc w:val="center"/>
              <w:rPr>
                <w:b/>
                <w:bCs/>
                <w:lang w:val="en-US"/>
              </w:rPr>
            </w:pPr>
          </w:p>
        </w:tc>
        <w:tc>
          <w:tcPr>
            <w:tcW w:w="1718" w:type="dxa"/>
          </w:tcPr>
          <w:p w14:paraId="7A6812C0" w14:textId="77777777" w:rsidR="005654C0" w:rsidRDefault="005654C0" w:rsidP="008B1DDC">
            <w:pPr>
              <w:spacing w:after="0"/>
              <w:jc w:val="center"/>
              <w:rPr>
                <w:b/>
                <w:bCs/>
                <w:lang w:val="en-US"/>
              </w:rPr>
            </w:pPr>
          </w:p>
        </w:tc>
        <w:tc>
          <w:tcPr>
            <w:tcW w:w="1625" w:type="dxa"/>
          </w:tcPr>
          <w:p w14:paraId="05A43CB3" w14:textId="77777777" w:rsidR="005654C0" w:rsidRDefault="005654C0" w:rsidP="008B1DDC">
            <w:pPr>
              <w:spacing w:after="0"/>
              <w:jc w:val="center"/>
              <w:rPr>
                <w:b/>
                <w:bCs/>
                <w:lang w:val="en-US"/>
              </w:rPr>
            </w:pPr>
          </w:p>
        </w:tc>
        <w:tc>
          <w:tcPr>
            <w:tcW w:w="1523" w:type="dxa"/>
          </w:tcPr>
          <w:p w14:paraId="3F8ECB74" w14:textId="77777777" w:rsidR="005654C0" w:rsidRDefault="005654C0" w:rsidP="008B1DDC">
            <w:pPr>
              <w:spacing w:after="0"/>
              <w:jc w:val="center"/>
              <w:rPr>
                <w:b/>
                <w:bCs/>
                <w:lang w:val="en-US"/>
              </w:rPr>
            </w:pPr>
          </w:p>
        </w:tc>
      </w:tr>
    </w:tbl>
    <w:p w14:paraId="4607CDB2" w14:textId="346AF5D7" w:rsidR="00B32451" w:rsidRDefault="00B32451" w:rsidP="008026C0">
      <w:pPr>
        <w:rPr>
          <w:rFonts w:asciiTheme="minorHAnsi" w:hAnsiTheme="minorHAnsi" w:cstheme="minorHAnsi"/>
        </w:rPr>
      </w:pPr>
    </w:p>
    <w:p w14:paraId="0665FA39" w14:textId="4EA7BC9C" w:rsidR="00B32451" w:rsidRPr="003A767C" w:rsidRDefault="00B32451" w:rsidP="007D4E17">
      <w:pPr>
        <w:spacing w:after="0" w:line="0" w:lineRule="atLeast"/>
        <w:rPr>
          <w:rFonts w:asciiTheme="minorHAnsi" w:hAnsiTheme="minorHAnsi" w:cstheme="minorHAnsi"/>
          <w:b/>
          <w:bCs/>
          <w:sz w:val="20"/>
          <w:szCs w:val="20"/>
        </w:rPr>
      </w:pPr>
      <w:r w:rsidRPr="003A767C">
        <w:rPr>
          <w:rFonts w:asciiTheme="minorHAnsi" w:hAnsiTheme="minorHAnsi" w:cstheme="minorHAnsi"/>
          <w:b/>
          <w:bCs/>
          <w:sz w:val="20"/>
          <w:szCs w:val="20"/>
        </w:rPr>
        <w:t>Users</w:t>
      </w:r>
    </w:p>
    <w:p w14:paraId="11D32C8F" w14:textId="77777777" w:rsidR="00461104" w:rsidRPr="00BC605E" w:rsidRDefault="00461104" w:rsidP="007D4E17">
      <w:pPr>
        <w:pStyle w:val="BodyText"/>
        <w:spacing w:after="0" w:line="0" w:lineRule="atLeast"/>
        <w:rPr>
          <w:rFonts w:asciiTheme="minorHAnsi" w:eastAsia="Calibri" w:hAnsiTheme="minorHAnsi" w:cstheme="minorHAnsi"/>
          <w:sz w:val="20"/>
          <w:szCs w:val="20"/>
          <w:lang w:val="en-AU" w:eastAsia="en-US"/>
        </w:rPr>
      </w:pPr>
      <w:r w:rsidRPr="00BC605E">
        <w:rPr>
          <w:rFonts w:asciiTheme="minorHAnsi" w:eastAsia="Calibri" w:hAnsiTheme="minorHAnsi" w:cstheme="minorHAnsi"/>
          <w:sz w:val="20"/>
          <w:szCs w:val="20"/>
          <w:lang w:val="en-AU" w:eastAsia="en-US"/>
        </w:rPr>
        <w:t xml:space="preserve">User for Inventory Management – CRM – 10 </w:t>
      </w:r>
    </w:p>
    <w:p w14:paraId="6D6116AE" w14:textId="77777777" w:rsidR="00461104" w:rsidRPr="00BC605E" w:rsidRDefault="00461104" w:rsidP="007D4E17">
      <w:pPr>
        <w:pStyle w:val="BodyText"/>
        <w:spacing w:after="0" w:line="0" w:lineRule="atLeast"/>
        <w:rPr>
          <w:rFonts w:asciiTheme="minorHAnsi" w:eastAsia="Calibri" w:hAnsiTheme="minorHAnsi" w:cstheme="minorHAnsi"/>
          <w:sz w:val="20"/>
          <w:szCs w:val="20"/>
          <w:lang w:val="en-AU" w:eastAsia="en-US"/>
        </w:rPr>
      </w:pPr>
      <w:r w:rsidRPr="00BC605E">
        <w:rPr>
          <w:rFonts w:asciiTheme="minorHAnsi" w:eastAsia="Calibri" w:hAnsiTheme="minorHAnsi" w:cstheme="minorHAnsi"/>
          <w:sz w:val="20"/>
          <w:szCs w:val="20"/>
          <w:lang w:val="en-AU" w:eastAsia="en-US"/>
        </w:rPr>
        <w:t>Field Executives: Total count - 220</w:t>
      </w:r>
    </w:p>
    <w:p w14:paraId="40AFFBE9" w14:textId="61EB940F" w:rsidR="00461104" w:rsidRPr="00BC605E" w:rsidRDefault="00461104" w:rsidP="007D4E17">
      <w:pPr>
        <w:pStyle w:val="BodyText"/>
        <w:numPr>
          <w:ilvl w:val="0"/>
          <w:numId w:val="73"/>
        </w:numPr>
        <w:spacing w:after="0" w:line="0" w:lineRule="atLeast"/>
        <w:rPr>
          <w:rFonts w:asciiTheme="minorHAnsi" w:eastAsia="Calibri" w:hAnsiTheme="minorHAnsi" w:cstheme="minorHAnsi"/>
          <w:sz w:val="20"/>
          <w:szCs w:val="20"/>
          <w:lang w:val="en-AU" w:eastAsia="en-US"/>
        </w:rPr>
      </w:pPr>
      <w:r w:rsidRPr="00BC605E">
        <w:rPr>
          <w:rFonts w:asciiTheme="minorHAnsi" w:eastAsia="Calibri" w:hAnsiTheme="minorHAnsi" w:cstheme="minorHAnsi"/>
          <w:sz w:val="20"/>
          <w:szCs w:val="20"/>
          <w:lang w:val="en-AU" w:eastAsia="en-US"/>
        </w:rPr>
        <w:t>Delhi Region: 70</w:t>
      </w:r>
    </w:p>
    <w:p w14:paraId="3A5FE64C" w14:textId="603165DA" w:rsidR="00461104" w:rsidRPr="00BC605E" w:rsidRDefault="00461104" w:rsidP="007D4E17">
      <w:pPr>
        <w:pStyle w:val="BodyText"/>
        <w:numPr>
          <w:ilvl w:val="0"/>
          <w:numId w:val="73"/>
        </w:numPr>
        <w:spacing w:after="0" w:line="0" w:lineRule="atLeast"/>
        <w:rPr>
          <w:rFonts w:asciiTheme="minorHAnsi" w:eastAsia="Calibri" w:hAnsiTheme="minorHAnsi" w:cstheme="minorHAnsi"/>
          <w:sz w:val="20"/>
          <w:szCs w:val="20"/>
          <w:lang w:val="en-AU" w:eastAsia="en-US"/>
        </w:rPr>
      </w:pPr>
      <w:r w:rsidRPr="00BC605E">
        <w:rPr>
          <w:rFonts w:asciiTheme="minorHAnsi" w:eastAsia="Calibri" w:hAnsiTheme="minorHAnsi" w:cstheme="minorHAnsi"/>
          <w:sz w:val="20"/>
          <w:szCs w:val="20"/>
          <w:lang w:val="en-AU" w:eastAsia="en-US"/>
        </w:rPr>
        <w:t>East India Region: 150</w:t>
      </w:r>
    </w:p>
    <w:p w14:paraId="0C12C47C" w14:textId="6128B04D" w:rsidR="00461104" w:rsidRPr="00BC605E" w:rsidRDefault="00461104" w:rsidP="007D4E17">
      <w:pPr>
        <w:pStyle w:val="BodyText"/>
        <w:spacing w:after="0" w:line="0" w:lineRule="atLeast"/>
        <w:rPr>
          <w:rFonts w:asciiTheme="minorHAnsi" w:eastAsia="Calibri" w:hAnsiTheme="minorHAnsi" w:cstheme="minorHAnsi"/>
          <w:sz w:val="20"/>
          <w:szCs w:val="20"/>
          <w:lang w:val="en-AU" w:eastAsia="en-US"/>
        </w:rPr>
      </w:pPr>
      <w:r w:rsidRPr="00BC605E">
        <w:rPr>
          <w:rFonts w:asciiTheme="minorHAnsi" w:eastAsia="Calibri" w:hAnsiTheme="minorHAnsi" w:cstheme="minorHAnsi"/>
          <w:sz w:val="20"/>
          <w:szCs w:val="20"/>
          <w:lang w:val="en-AU" w:eastAsia="en-US"/>
        </w:rPr>
        <w:t xml:space="preserve">Count of Incremental New Cases per day: Approx. </w:t>
      </w:r>
      <w:r w:rsidR="00BC605E">
        <w:rPr>
          <w:rFonts w:asciiTheme="minorHAnsi" w:eastAsia="Calibri" w:hAnsiTheme="minorHAnsi" w:cstheme="minorHAnsi"/>
          <w:sz w:val="20"/>
          <w:szCs w:val="20"/>
          <w:lang w:val="en-AU" w:eastAsia="en-US"/>
        </w:rPr>
        <w:t xml:space="preserve">Max </w:t>
      </w:r>
      <w:r w:rsidR="00301709">
        <w:rPr>
          <w:rFonts w:asciiTheme="minorHAnsi" w:eastAsia="Calibri" w:hAnsiTheme="minorHAnsi" w:cstheme="minorHAnsi"/>
          <w:sz w:val="20"/>
          <w:szCs w:val="20"/>
          <w:lang w:val="en-AU" w:eastAsia="en-US"/>
        </w:rPr>
        <w:t xml:space="preserve">900 - </w:t>
      </w:r>
      <w:r w:rsidR="00BC605E">
        <w:rPr>
          <w:rFonts w:asciiTheme="minorHAnsi" w:eastAsia="Calibri" w:hAnsiTheme="minorHAnsi" w:cstheme="minorHAnsi"/>
          <w:sz w:val="20"/>
          <w:szCs w:val="20"/>
          <w:lang w:val="en-AU" w:eastAsia="en-US"/>
        </w:rPr>
        <w:t>2000</w:t>
      </w:r>
    </w:p>
    <w:p w14:paraId="4708787A" w14:textId="0354F72D" w:rsidR="00461104" w:rsidRDefault="00461104" w:rsidP="007D4E17">
      <w:pPr>
        <w:pStyle w:val="BodyText"/>
        <w:spacing w:after="0" w:line="0" w:lineRule="atLeast"/>
        <w:rPr>
          <w:rFonts w:asciiTheme="minorHAnsi" w:eastAsia="Calibri" w:hAnsiTheme="minorHAnsi" w:cstheme="minorHAnsi"/>
          <w:sz w:val="20"/>
          <w:szCs w:val="20"/>
          <w:lang w:val="en-AU" w:eastAsia="en-US"/>
        </w:rPr>
      </w:pPr>
      <w:r w:rsidRPr="00BC605E">
        <w:rPr>
          <w:rFonts w:asciiTheme="minorHAnsi" w:eastAsia="Calibri" w:hAnsiTheme="minorHAnsi" w:cstheme="minorHAnsi"/>
          <w:sz w:val="20"/>
          <w:szCs w:val="20"/>
          <w:lang w:val="en-AU" w:eastAsia="en-US"/>
        </w:rPr>
        <w:t>Active cases at any point: Approx. 10</w:t>
      </w:r>
    </w:p>
    <w:p w14:paraId="7230AD8F" w14:textId="77777777" w:rsidR="007D4E17" w:rsidRPr="00BC605E" w:rsidRDefault="007D4E17" w:rsidP="007D4E17">
      <w:pPr>
        <w:pStyle w:val="BodyText"/>
        <w:spacing w:after="0" w:line="0" w:lineRule="atLeast"/>
        <w:rPr>
          <w:rFonts w:asciiTheme="minorHAnsi" w:eastAsia="Calibri" w:hAnsiTheme="minorHAnsi" w:cstheme="minorHAnsi"/>
          <w:sz w:val="20"/>
          <w:szCs w:val="20"/>
          <w:lang w:val="en-AU" w:eastAsia="en-US"/>
        </w:rPr>
      </w:pPr>
      <w:r w:rsidRPr="00BC605E">
        <w:rPr>
          <w:rFonts w:asciiTheme="minorHAnsi" w:eastAsia="Calibri" w:hAnsiTheme="minorHAnsi" w:cstheme="minorHAnsi"/>
          <w:sz w:val="20"/>
          <w:szCs w:val="20"/>
          <w:lang w:val="en-AU" w:eastAsia="en-US"/>
        </w:rPr>
        <w:t>Current Inventory of - POS Devices: Approx. 40-50K</w:t>
      </w:r>
    </w:p>
    <w:p w14:paraId="3F1405AA" w14:textId="48B3BF56" w:rsidR="005C378E" w:rsidRDefault="005C378E" w:rsidP="000F3311">
      <w:pPr>
        <w:pStyle w:val="Heading1"/>
      </w:pPr>
      <w:bookmarkStart w:id="56" w:name="_Toc107324612"/>
      <w:bookmarkStart w:id="57" w:name="_Hlk101458990"/>
      <w:r w:rsidRPr="005C378E">
        <w:t>C</w:t>
      </w:r>
      <w:r w:rsidR="00194F4A">
        <w:t>RM</w:t>
      </w:r>
      <w:r w:rsidRPr="005C378E">
        <w:t xml:space="preserve"> System </w:t>
      </w:r>
      <w:r>
        <w:t>–</w:t>
      </w:r>
      <w:r w:rsidRPr="005C378E">
        <w:t xml:space="preserve"> </w:t>
      </w:r>
      <w:r w:rsidR="00124D10">
        <w:t>Configuration Details</w:t>
      </w:r>
      <w:bookmarkEnd w:id="56"/>
    </w:p>
    <w:p w14:paraId="21CFC239" w14:textId="77777777" w:rsidR="000F3311" w:rsidRPr="00EC4812" w:rsidRDefault="000F3311" w:rsidP="00EC4812">
      <w:pPr>
        <w:spacing w:after="0" w:line="0" w:lineRule="atLeast"/>
        <w:rPr>
          <w:rFonts w:cstheme="minorHAnsi"/>
          <w:b/>
          <w:bCs/>
          <w:sz w:val="20"/>
          <w:szCs w:val="20"/>
        </w:rPr>
      </w:pPr>
      <w:r w:rsidRPr="00EC4812">
        <w:rPr>
          <w:rFonts w:cstheme="minorHAnsi"/>
          <w:b/>
          <w:bCs/>
          <w:sz w:val="20"/>
          <w:szCs w:val="20"/>
        </w:rPr>
        <w:t>Case Fields</w:t>
      </w:r>
    </w:p>
    <w:p w14:paraId="3A5AC658" w14:textId="77777777" w:rsidR="000F3311" w:rsidRPr="00EC4812" w:rsidRDefault="000F3311" w:rsidP="00EC4812">
      <w:pPr>
        <w:pStyle w:val="ListParagraph"/>
        <w:numPr>
          <w:ilvl w:val="0"/>
          <w:numId w:val="65"/>
        </w:numPr>
        <w:spacing w:after="0" w:line="0" w:lineRule="atLeast"/>
        <w:rPr>
          <w:rFonts w:cstheme="minorHAnsi"/>
          <w:sz w:val="20"/>
          <w:szCs w:val="20"/>
        </w:rPr>
      </w:pPr>
      <w:r w:rsidRPr="00EC4812">
        <w:rPr>
          <w:rFonts w:cstheme="minorHAnsi"/>
          <w:sz w:val="20"/>
          <w:szCs w:val="20"/>
        </w:rPr>
        <w:t>Docket ID/Case ID – Unique ID for each case</w:t>
      </w:r>
    </w:p>
    <w:p w14:paraId="4777FC4E" w14:textId="77777777" w:rsidR="000F3311" w:rsidRPr="00EC4812" w:rsidRDefault="000F3311" w:rsidP="00EC4812">
      <w:pPr>
        <w:pStyle w:val="ListParagraph"/>
        <w:numPr>
          <w:ilvl w:val="0"/>
          <w:numId w:val="65"/>
        </w:numPr>
        <w:spacing w:after="0" w:line="0" w:lineRule="atLeast"/>
        <w:rPr>
          <w:rFonts w:cstheme="minorHAnsi"/>
          <w:sz w:val="20"/>
          <w:szCs w:val="20"/>
        </w:rPr>
      </w:pPr>
      <w:r w:rsidRPr="00EC4812">
        <w:rPr>
          <w:rFonts w:cstheme="minorHAnsi"/>
          <w:sz w:val="20"/>
          <w:szCs w:val="20"/>
        </w:rPr>
        <w:t>Docket Date – Date on which Docket is created</w:t>
      </w:r>
    </w:p>
    <w:p w14:paraId="61170A1C" w14:textId="77777777" w:rsidR="000F3311" w:rsidRPr="00EC4812" w:rsidRDefault="000F3311" w:rsidP="00EC4812">
      <w:pPr>
        <w:pStyle w:val="ListParagraph"/>
        <w:numPr>
          <w:ilvl w:val="0"/>
          <w:numId w:val="65"/>
        </w:numPr>
        <w:spacing w:after="0" w:line="0" w:lineRule="atLeast"/>
        <w:rPr>
          <w:rFonts w:cstheme="minorHAnsi"/>
          <w:sz w:val="20"/>
          <w:szCs w:val="20"/>
        </w:rPr>
      </w:pPr>
      <w:r w:rsidRPr="00EC4812">
        <w:rPr>
          <w:rFonts w:cstheme="minorHAnsi"/>
          <w:sz w:val="20"/>
          <w:szCs w:val="20"/>
        </w:rPr>
        <w:t>MID – Merchant ID</w:t>
      </w:r>
    </w:p>
    <w:p w14:paraId="4BEBC2D7" w14:textId="77777777" w:rsidR="000F3311" w:rsidRPr="00EC4812" w:rsidRDefault="000F3311" w:rsidP="00EC4812">
      <w:pPr>
        <w:pStyle w:val="ListParagraph"/>
        <w:numPr>
          <w:ilvl w:val="0"/>
          <w:numId w:val="65"/>
        </w:numPr>
        <w:spacing w:after="0" w:line="0" w:lineRule="atLeast"/>
        <w:rPr>
          <w:rFonts w:cstheme="minorHAnsi"/>
          <w:sz w:val="20"/>
          <w:szCs w:val="20"/>
        </w:rPr>
      </w:pPr>
      <w:r w:rsidRPr="00EC4812">
        <w:rPr>
          <w:rFonts w:cstheme="minorHAnsi"/>
          <w:sz w:val="20"/>
          <w:szCs w:val="20"/>
        </w:rPr>
        <w:t>Merchant Name</w:t>
      </w:r>
    </w:p>
    <w:p w14:paraId="2E9E96CF" w14:textId="77777777" w:rsidR="000F3311" w:rsidRPr="00EC4812" w:rsidRDefault="000F3311" w:rsidP="00EC4812">
      <w:pPr>
        <w:pStyle w:val="ListParagraph"/>
        <w:numPr>
          <w:ilvl w:val="0"/>
          <w:numId w:val="65"/>
        </w:numPr>
        <w:spacing w:after="0" w:line="0" w:lineRule="atLeast"/>
        <w:rPr>
          <w:rFonts w:cstheme="minorHAnsi"/>
          <w:sz w:val="20"/>
          <w:szCs w:val="20"/>
        </w:rPr>
      </w:pPr>
      <w:r w:rsidRPr="00EC4812">
        <w:rPr>
          <w:rFonts w:cstheme="minorHAnsi"/>
          <w:sz w:val="20"/>
          <w:szCs w:val="20"/>
        </w:rPr>
        <w:lastRenderedPageBreak/>
        <w:t>Address</w:t>
      </w:r>
    </w:p>
    <w:p w14:paraId="150C61D6" w14:textId="77777777" w:rsidR="000F3311" w:rsidRPr="00EC4812" w:rsidRDefault="000F3311" w:rsidP="00EC4812">
      <w:pPr>
        <w:pStyle w:val="ListParagraph"/>
        <w:numPr>
          <w:ilvl w:val="0"/>
          <w:numId w:val="65"/>
        </w:numPr>
        <w:spacing w:after="0" w:line="0" w:lineRule="atLeast"/>
        <w:rPr>
          <w:rFonts w:cstheme="minorHAnsi"/>
          <w:sz w:val="20"/>
          <w:szCs w:val="20"/>
        </w:rPr>
      </w:pPr>
      <w:r w:rsidRPr="00EC4812">
        <w:rPr>
          <w:rFonts w:cstheme="minorHAnsi"/>
          <w:sz w:val="20"/>
          <w:szCs w:val="20"/>
        </w:rPr>
        <w:t>Contact No</w:t>
      </w:r>
    </w:p>
    <w:p w14:paraId="17121208" w14:textId="0C04C889" w:rsidR="000F3311" w:rsidRPr="00EC4812" w:rsidRDefault="000F3311" w:rsidP="00EC4812">
      <w:pPr>
        <w:pStyle w:val="ListParagraph"/>
        <w:numPr>
          <w:ilvl w:val="0"/>
          <w:numId w:val="65"/>
        </w:numPr>
        <w:spacing w:after="0" w:line="0" w:lineRule="atLeast"/>
        <w:rPr>
          <w:rFonts w:cstheme="minorHAnsi"/>
          <w:sz w:val="20"/>
          <w:szCs w:val="20"/>
        </w:rPr>
      </w:pPr>
      <w:r w:rsidRPr="00EC4812">
        <w:rPr>
          <w:rFonts w:cstheme="minorHAnsi"/>
          <w:sz w:val="20"/>
          <w:szCs w:val="20"/>
        </w:rPr>
        <w:t>TID(Terminal ID) - Inde No assigned by Bank. TID is used for configuring the POS Terminal. This nothing but signing in with unique Username and password.</w:t>
      </w:r>
    </w:p>
    <w:p w14:paraId="2B4A74BB" w14:textId="77777777" w:rsidR="000F3311" w:rsidRPr="00EC4812" w:rsidRDefault="000F3311" w:rsidP="00EC4812">
      <w:pPr>
        <w:pStyle w:val="ListParagraph"/>
        <w:numPr>
          <w:ilvl w:val="0"/>
          <w:numId w:val="65"/>
        </w:numPr>
        <w:spacing w:after="0" w:line="0" w:lineRule="atLeast"/>
        <w:rPr>
          <w:rFonts w:cstheme="minorHAnsi"/>
          <w:sz w:val="20"/>
          <w:szCs w:val="20"/>
        </w:rPr>
      </w:pPr>
      <w:r w:rsidRPr="00EC4812">
        <w:rPr>
          <w:rFonts w:cstheme="minorHAnsi"/>
          <w:sz w:val="20"/>
          <w:szCs w:val="20"/>
        </w:rPr>
        <w:t>Call_Category – STP: Pending case, NSTP: Problematic case</w:t>
      </w:r>
    </w:p>
    <w:p w14:paraId="626CE9C5" w14:textId="77777777" w:rsidR="000F3311" w:rsidRPr="00EC4812" w:rsidRDefault="000F3311" w:rsidP="00EC4812">
      <w:pPr>
        <w:pStyle w:val="ListParagraph"/>
        <w:numPr>
          <w:ilvl w:val="0"/>
          <w:numId w:val="65"/>
        </w:numPr>
        <w:spacing w:after="0" w:line="0" w:lineRule="atLeast"/>
        <w:rPr>
          <w:rFonts w:cstheme="minorHAnsi"/>
          <w:sz w:val="20"/>
          <w:szCs w:val="20"/>
        </w:rPr>
      </w:pPr>
      <w:r w:rsidRPr="00EC4812">
        <w:rPr>
          <w:rFonts w:cstheme="minorHAnsi"/>
          <w:sz w:val="20"/>
          <w:szCs w:val="20"/>
        </w:rPr>
        <w:t>Activity Tag - Case Types(Installation, Deinstallation and Service Calls)</w:t>
      </w:r>
    </w:p>
    <w:p w14:paraId="0751217B" w14:textId="77777777" w:rsidR="000F3311" w:rsidRPr="00EC4812" w:rsidRDefault="000F3311" w:rsidP="00EC4812">
      <w:pPr>
        <w:pStyle w:val="ListParagraph"/>
        <w:numPr>
          <w:ilvl w:val="0"/>
          <w:numId w:val="65"/>
        </w:numPr>
        <w:spacing w:after="0" w:line="0" w:lineRule="atLeast"/>
        <w:rPr>
          <w:rFonts w:cstheme="minorHAnsi"/>
          <w:sz w:val="20"/>
          <w:szCs w:val="20"/>
        </w:rPr>
      </w:pPr>
      <w:r w:rsidRPr="00EC4812">
        <w:rPr>
          <w:rFonts w:cstheme="minorHAnsi"/>
          <w:sz w:val="20"/>
          <w:szCs w:val="20"/>
        </w:rPr>
        <w:t>Activity Code – shows the actual problem to be resolved</w:t>
      </w:r>
    </w:p>
    <w:p w14:paraId="4E7E2946" w14:textId="77777777" w:rsidR="000F3311" w:rsidRPr="00EC4812" w:rsidRDefault="000F3311" w:rsidP="00EC4812">
      <w:pPr>
        <w:pStyle w:val="ListParagraph"/>
        <w:numPr>
          <w:ilvl w:val="0"/>
          <w:numId w:val="65"/>
        </w:numPr>
        <w:spacing w:after="0" w:line="0" w:lineRule="atLeast"/>
        <w:rPr>
          <w:rFonts w:cstheme="minorHAnsi"/>
          <w:sz w:val="20"/>
          <w:szCs w:val="20"/>
        </w:rPr>
      </w:pPr>
      <w:r w:rsidRPr="00EC4812">
        <w:rPr>
          <w:rFonts w:cstheme="minorHAnsi"/>
          <w:sz w:val="20"/>
          <w:szCs w:val="20"/>
        </w:rPr>
        <w:t>Activity Subcode – shows the actual problem to be resolved</w:t>
      </w:r>
    </w:p>
    <w:p w14:paraId="5902481B" w14:textId="77777777" w:rsidR="000F3311" w:rsidRPr="00EC4812" w:rsidRDefault="000F3311" w:rsidP="00EC4812">
      <w:pPr>
        <w:pStyle w:val="ListParagraph"/>
        <w:numPr>
          <w:ilvl w:val="0"/>
          <w:numId w:val="65"/>
        </w:numPr>
        <w:spacing w:after="0" w:line="0" w:lineRule="atLeast"/>
        <w:rPr>
          <w:rFonts w:cstheme="minorHAnsi"/>
          <w:sz w:val="20"/>
          <w:szCs w:val="20"/>
        </w:rPr>
      </w:pPr>
      <w:r w:rsidRPr="00EC4812">
        <w:rPr>
          <w:rFonts w:cstheme="minorHAnsi"/>
          <w:sz w:val="20"/>
          <w:szCs w:val="20"/>
        </w:rPr>
        <w:t xml:space="preserve">Remarks - </w:t>
      </w:r>
    </w:p>
    <w:p w14:paraId="4795204E" w14:textId="77777777" w:rsidR="000F3311" w:rsidRPr="00EC4812" w:rsidRDefault="000F3311" w:rsidP="00EC4812">
      <w:pPr>
        <w:pStyle w:val="ListParagraph"/>
        <w:numPr>
          <w:ilvl w:val="0"/>
          <w:numId w:val="65"/>
        </w:numPr>
        <w:spacing w:after="0" w:line="0" w:lineRule="atLeast"/>
        <w:rPr>
          <w:rFonts w:cstheme="minorHAnsi"/>
          <w:color w:val="000000" w:themeColor="text1"/>
          <w:sz w:val="20"/>
          <w:szCs w:val="20"/>
        </w:rPr>
      </w:pPr>
      <w:r w:rsidRPr="00EC4812">
        <w:rPr>
          <w:rFonts w:cstheme="minorHAnsi"/>
          <w:color w:val="000000" w:themeColor="text1"/>
          <w:sz w:val="20"/>
          <w:szCs w:val="20"/>
        </w:rPr>
        <w:t>Existing Model – POS Models. In case of Installation, same model Terminal need to be installed at merchant location. Each model will have different rentals.</w:t>
      </w:r>
    </w:p>
    <w:p w14:paraId="3F052AC6" w14:textId="77777777" w:rsidR="000F3311" w:rsidRPr="00EC4812" w:rsidRDefault="000F3311" w:rsidP="00EC4812">
      <w:pPr>
        <w:pStyle w:val="ListParagraph"/>
        <w:numPr>
          <w:ilvl w:val="0"/>
          <w:numId w:val="65"/>
        </w:numPr>
        <w:spacing w:after="0" w:line="0" w:lineRule="atLeast"/>
        <w:rPr>
          <w:rFonts w:cstheme="minorHAnsi"/>
          <w:sz w:val="20"/>
          <w:szCs w:val="20"/>
        </w:rPr>
      </w:pPr>
      <w:r w:rsidRPr="00EC4812">
        <w:rPr>
          <w:rFonts w:cstheme="minorHAnsi"/>
          <w:sz w:val="20"/>
          <w:szCs w:val="20"/>
        </w:rPr>
        <w:t>Institution – Bank Name</w:t>
      </w:r>
    </w:p>
    <w:p w14:paraId="4446D0FC" w14:textId="77777777" w:rsidR="000F3311" w:rsidRPr="00EC4812" w:rsidRDefault="000F3311" w:rsidP="00EC4812">
      <w:pPr>
        <w:pStyle w:val="ListParagraph"/>
        <w:numPr>
          <w:ilvl w:val="0"/>
          <w:numId w:val="65"/>
        </w:numPr>
        <w:spacing w:after="0" w:line="0" w:lineRule="atLeast"/>
        <w:rPr>
          <w:rFonts w:cstheme="minorHAnsi"/>
          <w:sz w:val="20"/>
          <w:szCs w:val="20"/>
        </w:rPr>
      </w:pPr>
      <w:r w:rsidRPr="00EC4812">
        <w:rPr>
          <w:rFonts w:cstheme="minorHAnsi"/>
          <w:sz w:val="20"/>
          <w:szCs w:val="20"/>
        </w:rPr>
        <w:t>Closure date – date by which case closure required.</w:t>
      </w:r>
    </w:p>
    <w:p w14:paraId="6BCC3254" w14:textId="77777777" w:rsidR="000F3311" w:rsidRPr="00EC4812" w:rsidRDefault="000F3311" w:rsidP="00EC4812">
      <w:pPr>
        <w:pStyle w:val="ListParagraph"/>
        <w:numPr>
          <w:ilvl w:val="0"/>
          <w:numId w:val="65"/>
        </w:numPr>
        <w:spacing w:after="0" w:line="0" w:lineRule="atLeast"/>
        <w:rPr>
          <w:rFonts w:cstheme="minorHAnsi"/>
          <w:sz w:val="20"/>
          <w:szCs w:val="20"/>
        </w:rPr>
      </w:pPr>
      <w:r w:rsidRPr="00EC4812">
        <w:rPr>
          <w:rFonts w:cstheme="minorHAnsi"/>
          <w:sz w:val="20"/>
          <w:szCs w:val="20"/>
        </w:rPr>
        <w:t>Aging – time left for the closure of the ticket.</w:t>
      </w:r>
    </w:p>
    <w:p w14:paraId="13B3B81B" w14:textId="77777777" w:rsidR="000F3311" w:rsidRPr="00EC4812" w:rsidRDefault="000F3311" w:rsidP="00EC4812">
      <w:pPr>
        <w:pStyle w:val="ListParagraph"/>
        <w:numPr>
          <w:ilvl w:val="0"/>
          <w:numId w:val="65"/>
        </w:numPr>
        <w:spacing w:after="0" w:line="0" w:lineRule="atLeast"/>
        <w:rPr>
          <w:rFonts w:cstheme="minorHAnsi"/>
          <w:sz w:val="20"/>
          <w:szCs w:val="20"/>
        </w:rPr>
      </w:pPr>
      <w:r w:rsidRPr="00EC4812">
        <w:rPr>
          <w:rFonts w:cstheme="minorHAnsi"/>
          <w:sz w:val="20"/>
          <w:szCs w:val="20"/>
        </w:rPr>
        <w:t>TAT – Turn Around Time. Depends on the Activity Tag and Location (Local, Remote:RE)</w:t>
      </w:r>
    </w:p>
    <w:p w14:paraId="70AA9363" w14:textId="20E578E0" w:rsidR="000F3311" w:rsidRPr="00EC4812" w:rsidRDefault="000F3311" w:rsidP="00EC4812">
      <w:pPr>
        <w:pStyle w:val="ListParagraph"/>
        <w:numPr>
          <w:ilvl w:val="0"/>
          <w:numId w:val="65"/>
        </w:numPr>
        <w:spacing w:after="0" w:line="0" w:lineRule="atLeast"/>
        <w:rPr>
          <w:rFonts w:cstheme="minorHAnsi"/>
          <w:sz w:val="20"/>
          <w:szCs w:val="20"/>
        </w:rPr>
      </w:pPr>
      <w:r w:rsidRPr="00EC4812">
        <w:rPr>
          <w:rFonts w:cstheme="minorHAnsi"/>
          <w:sz w:val="20"/>
          <w:szCs w:val="20"/>
        </w:rPr>
        <w:t xml:space="preserve">Target Date– who decides the target date – is it bank or </w:t>
      </w:r>
      <w:ins w:id="58" w:author="Neha Vishwakarma2" w:date="2022-06-29T13:47:00Z">
        <w:r w:rsidR="0092422D">
          <w:rPr>
            <w:rFonts w:cstheme="minorHAnsi"/>
            <w:sz w:val="20"/>
            <w:szCs w:val="20"/>
          </w:rPr>
          <w:t>IDSPL</w:t>
        </w:r>
      </w:ins>
      <w:del w:id="59" w:author="Neha Vishwakarma2" w:date="2022-06-29T13:47:00Z">
        <w:r w:rsidRPr="00EC4812" w:rsidDel="0092422D">
          <w:rPr>
            <w:rFonts w:cstheme="minorHAnsi"/>
            <w:sz w:val="20"/>
            <w:szCs w:val="20"/>
          </w:rPr>
          <w:delText>idspl</w:delText>
        </w:r>
      </w:del>
    </w:p>
    <w:p w14:paraId="5AE523EA" w14:textId="01EBB08D" w:rsidR="000F3311" w:rsidRPr="00EC4812" w:rsidRDefault="000F3311" w:rsidP="00EC4812">
      <w:pPr>
        <w:pStyle w:val="ListParagraph"/>
        <w:numPr>
          <w:ilvl w:val="0"/>
          <w:numId w:val="65"/>
        </w:numPr>
        <w:spacing w:after="0" w:line="0" w:lineRule="atLeast"/>
        <w:rPr>
          <w:rFonts w:cstheme="minorHAnsi"/>
          <w:sz w:val="20"/>
          <w:szCs w:val="20"/>
        </w:rPr>
      </w:pPr>
      <w:r w:rsidRPr="00EC4812">
        <w:rPr>
          <w:rFonts w:cstheme="minorHAnsi"/>
          <w:sz w:val="20"/>
          <w:szCs w:val="20"/>
        </w:rPr>
        <w:t xml:space="preserve">Planned Date – Planned date </w:t>
      </w:r>
      <w:r w:rsidR="00BE0C24">
        <w:rPr>
          <w:rFonts w:cstheme="minorHAnsi"/>
          <w:sz w:val="20"/>
          <w:szCs w:val="20"/>
        </w:rPr>
        <w:t xml:space="preserve">can be decided in advance. Planning for the day is done by </w:t>
      </w:r>
      <w:r w:rsidR="00077C7C">
        <w:rPr>
          <w:rFonts w:cstheme="minorHAnsi"/>
          <w:sz w:val="20"/>
          <w:szCs w:val="20"/>
        </w:rPr>
        <w:t>assigning the Cases to FSEs.</w:t>
      </w:r>
    </w:p>
    <w:p w14:paraId="239FB807" w14:textId="77777777" w:rsidR="000F3311" w:rsidRPr="00EC4812" w:rsidRDefault="000F3311" w:rsidP="00EC4812">
      <w:pPr>
        <w:pStyle w:val="ListParagraph"/>
        <w:numPr>
          <w:ilvl w:val="0"/>
          <w:numId w:val="65"/>
        </w:numPr>
        <w:spacing w:after="0" w:line="0" w:lineRule="atLeast"/>
        <w:rPr>
          <w:rFonts w:cstheme="minorHAnsi"/>
          <w:sz w:val="20"/>
          <w:szCs w:val="20"/>
        </w:rPr>
      </w:pPr>
      <w:r w:rsidRPr="00EC4812">
        <w:rPr>
          <w:rFonts w:cstheme="minorHAnsi"/>
          <w:sz w:val="20"/>
          <w:szCs w:val="20"/>
        </w:rPr>
        <w:t>Within/Beyond – It the Case is closed within TAT then value is “Within” otherwise it is Beyond</w:t>
      </w:r>
    </w:p>
    <w:p w14:paraId="4163AD39" w14:textId="77777777" w:rsidR="000F3311" w:rsidRPr="00EC4812" w:rsidRDefault="000F3311" w:rsidP="00EC4812">
      <w:pPr>
        <w:pStyle w:val="ListParagraph"/>
        <w:numPr>
          <w:ilvl w:val="0"/>
          <w:numId w:val="65"/>
        </w:numPr>
        <w:spacing w:after="0" w:line="0" w:lineRule="atLeast"/>
        <w:rPr>
          <w:rFonts w:cstheme="minorHAnsi"/>
          <w:sz w:val="20"/>
          <w:szCs w:val="20"/>
        </w:rPr>
      </w:pPr>
      <w:r w:rsidRPr="00EC4812">
        <w:rPr>
          <w:rFonts w:cstheme="minorHAnsi"/>
          <w:sz w:val="20"/>
          <w:szCs w:val="20"/>
        </w:rPr>
        <w:t xml:space="preserve">Location – IDSPL deals Delhi Region(Delhi and NCR) which is referred as Local and East India which covers some parts of the UP and Haryana which is referred as Remote location(RE).  </w:t>
      </w:r>
    </w:p>
    <w:p w14:paraId="27F944E4" w14:textId="77777777" w:rsidR="000F3311" w:rsidRPr="00EC4812" w:rsidRDefault="000F3311" w:rsidP="00EC4812">
      <w:pPr>
        <w:pStyle w:val="ListParagraph"/>
        <w:numPr>
          <w:ilvl w:val="0"/>
          <w:numId w:val="65"/>
        </w:numPr>
        <w:spacing w:after="0" w:line="0" w:lineRule="atLeast"/>
        <w:rPr>
          <w:rFonts w:cstheme="minorHAnsi"/>
          <w:sz w:val="20"/>
          <w:szCs w:val="20"/>
        </w:rPr>
      </w:pPr>
      <w:r w:rsidRPr="00EC4812">
        <w:rPr>
          <w:rFonts w:cstheme="minorHAnsi"/>
          <w:sz w:val="20"/>
          <w:szCs w:val="20"/>
        </w:rPr>
        <w:t>CITY/OUTSTN – TAT will be different</w:t>
      </w:r>
    </w:p>
    <w:p w14:paraId="20D4A8DC" w14:textId="3A7278EB" w:rsidR="000F3311" w:rsidRPr="002E63B2" w:rsidRDefault="000558EA" w:rsidP="00EC4812">
      <w:pPr>
        <w:pStyle w:val="ListParagraph"/>
        <w:numPr>
          <w:ilvl w:val="0"/>
          <w:numId w:val="65"/>
        </w:numPr>
        <w:spacing w:after="0"/>
        <w:rPr>
          <w:rFonts w:cstheme="minorHAnsi"/>
          <w:color w:val="000000" w:themeColor="text1"/>
          <w:sz w:val="20"/>
          <w:szCs w:val="20"/>
        </w:rPr>
      </w:pPr>
      <w:r w:rsidRPr="002E63B2">
        <w:rPr>
          <w:rFonts w:cstheme="minorHAnsi"/>
          <w:color w:val="000000" w:themeColor="text1"/>
          <w:sz w:val="20"/>
          <w:szCs w:val="20"/>
        </w:rPr>
        <w:t xml:space="preserve">FSE – </w:t>
      </w:r>
      <w:r w:rsidR="00C34114" w:rsidRPr="002E63B2">
        <w:rPr>
          <w:rFonts w:cstheme="minorHAnsi"/>
          <w:color w:val="000000" w:themeColor="text1"/>
          <w:sz w:val="20"/>
          <w:szCs w:val="20"/>
        </w:rPr>
        <w:t>from Masters</w:t>
      </w:r>
    </w:p>
    <w:p w14:paraId="195EC515" w14:textId="20385E5E" w:rsidR="000F3311" w:rsidRPr="00EC4812" w:rsidRDefault="00C34114" w:rsidP="00EC4812">
      <w:pPr>
        <w:pStyle w:val="ListParagraph"/>
        <w:numPr>
          <w:ilvl w:val="0"/>
          <w:numId w:val="65"/>
        </w:numPr>
        <w:spacing w:after="0"/>
        <w:rPr>
          <w:rFonts w:cstheme="minorHAnsi"/>
          <w:color w:val="000000" w:themeColor="text1"/>
          <w:sz w:val="20"/>
          <w:szCs w:val="20"/>
        </w:rPr>
      </w:pPr>
      <w:r w:rsidRPr="00EC4812">
        <w:rPr>
          <w:rFonts w:cstheme="minorHAnsi"/>
          <w:color w:val="000000" w:themeColor="text1"/>
          <w:sz w:val="20"/>
          <w:szCs w:val="20"/>
        </w:rPr>
        <w:t xml:space="preserve">Team </w:t>
      </w:r>
      <w:r w:rsidR="00767046" w:rsidRPr="00EC4812">
        <w:rPr>
          <w:rFonts w:cstheme="minorHAnsi"/>
          <w:color w:val="000000" w:themeColor="text1"/>
          <w:sz w:val="20"/>
          <w:szCs w:val="20"/>
        </w:rPr>
        <w:t>Lead</w:t>
      </w:r>
      <w:r w:rsidRPr="00EC4812">
        <w:rPr>
          <w:rFonts w:cstheme="minorHAnsi"/>
          <w:color w:val="000000" w:themeColor="text1"/>
          <w:sz w:val="20"/>
          <w:szCs w:val="20"/>
        </w:rPr>
        <w:t xml:space="preserve"> – from masters</w:t>
      </w:r>
    </w:p>
    <w:p w14:paraId="3E26154F" w14:textId="4CFA4001" w:rsidR="00767046" w:rsidRPr="00EC4812" w:rsidRDefault="00767046" w:rsidP="00EC4812">
      <w:pPr>
        <w:pStyle w:val="ListParagraph"/>
        <w:numPr>
          <w:ilvl w:val="0"/>
          <w:numId w:val="65"/>
        </w:numPr>
        <w:spacing w:after="0"/>
        <w:rPr>
          <w:rFonts w:cstheme="minorHAnsi"/>
          <w:color w:val="000000" w:themeColor="text1"/>
          <w:sz w:val="20"/>
          <w:szCs w:val="20"/>
        </w:rPr>
      </w:pPr>
      <w:r w:rsidRPr="00EC4812">
        <w:rPr>
          <w:rFonts w:cstheme="minorHAnsi"/>
          <w:color w:val="000000" w:themeColor="text1"/>
          <w:sz w:val="20"/>
          <w:szCs w:val="20"/>
        </w:rPr>
        <w:t>Ticket Status</w:t>
      </w:r>
      <w:r w:rsidR="00C34114" w:rsidRPr="00EC4812">
        <w:rPr>
          <w:rFonts w:cstheme="minorHAnsi"/>
          <w:color w:val="000000" w:themeColor="text1"/>
          <w:sz w:val="20"/>
          <w:szCs w:val="20"/>
        </w:rPr>
        <w:t xml:space="preserve"> – from masters</w:t>
      </w:r>
    </w:p>
    <w:p w14:paraId="41DCDC8D" w14:textId="4EB0692E" w:rsidR="00767046" w:rsidRDefault="00767046" w:rsidP="000F3311">
      <w:pPr>
        <w:rPr>
          <w:rFonts w:cstheme="minorHAnsi"/>
          <w:sz w:val="20"/>
          <w:szCs w:val="20"/>
        </w:rPr>
      </w:pPr>
    </w:p>
    <w:p w14:paraId="43CEE110" w14:textId="6F8541D3" w:rsidR="00E15753" w:rsidRPr="00766D62" w:rsidRDefault="00E15753" w:rsidP="00766D62">
      <w:pPr>
        <w:spacing w:after="0"/>
        <w:rPr>
          <w:rFonts w:cstheme="minorHAnsi"/>
          <w:b/>
          <w:bCs/>
          <w:sz w:val="20"/>
          <w:szCs w:val="20"/>
        </w:rPr>
      </w:pPr>
      <w:r w:rsidRPr="00766D62">
        <w:rPr>
          <w:rFonts w:cstheme="minorHAnsi"/>
          <w:b/>
          <w:bCs/>
          <w:sz w:val="20"/>
          <w:szCs w:val="20"/>
        </w:rPr>
        <w:t>NSTP</w:t>
      </w:r>
    </w:p>
    <w:p w14:paraId="15CF287E" w14:textId="77777777" w:rsidR="00766D62" w:rsidRPr="00766D62" w:rsidRDefault="00E15753" w:rsidP="00766D62">
      <w:pPr>
        <w:pStyle w:val="ListParagraph"/>
        <w:numPr>
          <w:ilvl w:val="0"/>
          <w:numId w:val="65"/>
        </w:numPr>
        <w:spacing w:after="0"/>
        <w:rPr>
          <w:rFonts w:cstheme="minorHAnsi"/>
          <w:sz w:val="20"/>
          <w:szCs w:val="20"/>
        </w:rPr>
      </w:pPr>
      <w:r w:rsidRPr="00766D62">
        <w:rPr>
          <w:rFonts w:cstheme="minorHAnsi"/>
          <w:sz w:val="20"/>
          <w:szCs w:val="20"/>
        </w:rPr>
        <w:t xml:space="preserve">NSTP – Drop down with around 15 items.  </w:t>
      </w:r>
    </w:p>
    <w:p w14:paraId="722619FA" w14:textId="77777777" w:rsidR="00766D62" w:rsidRPr="00766D62" w:rsidRDefault="00E15753" w:rsidP="00766D62">
      <w:pPr>
        <w:pStyle w:val="ListParagraph"/>
        <w:numPr>
          <w:ilvl w:val="0"/>
          <w:numId w:val="65"/>
        </w:numPr>
        <w:spacing w:after="0"/>
        <w:rPr>
          <w:rFonts w:cstheme="minorHAnsi"/>
          <w:sz w:val="20"/>
          <w:szCs w:val="20"/>
        </w:rPr>
      </w:pPr>
      <w:r w:rsidRPr="00766D62">
        <w:rPr>
          <w:rFonts w:cstheme="minorHAnsi"/>
          <w:sz w:val="20"/>
          <w:szCs w:val="20"/>
        </w:rPr>
        <w:t>ME Refused – No Requirement</w:t>
      </w:r>
    </w:p>
    <w:p w14:paraId="4DE48B15" w14:textId="77777777" w:rsidR="00766D62" w:rsidRPr="00766D62" w:rsidRDefault="00E15753" w:rsidP="00766D62">
      <w:pPr>
        <w:pStyle w:val="ListParagraph"/>
        <w:numPr>
          <w:ilvl w:val="0"/>
          <w:numId w:val="65"/>
        </w:numPr>
        <w:spacing w:after="0"/>
        <w:rPr>
          <w:rFonts w:cstheme="minorHAnsi"/>
          <w:sz w:val="20"/>
          <w:szCs w:val="20"/>
        </w:rPr>
      </w:pPr>
      <w:r w:rsidRPr="00766D62">
        <w:rPr>
          <w:rFonts w:cstheme="minorHAnsi"/>
          <w:sz w:val="20"/>
          <w:szCs w:val="20"/>
        </w:rPr>
        <w:t>ME Refused – charges too high</w:t>
      </w:r>
    </w:p>
    <w:p w14:paraId="064EECAB" w14:textId="77777777" w:rsidR="00766D62" w:rsidRPr="00766D62" w:rsidRDefault="00E15753" w:rsidP="00766D62">
      <w:pPr>
        <w:pStyle w:val="ListParagraph"/>
        <w:numPr>
          <w:ilvl w:val="0"/>
          <w:numId w:val="65"/>
        </w:numPr>
        <w:spacing w:after="0"/>
        <w:rPr>
          <w:rFonts w:cstheme="minorHAnsi"/>
          <w:sz w:val="20"/>
          <w:szCs w:val="20"/>
        </w:rPr>
      </w:pPr>
      <w:r w:rsidRPr="00766D62">
        <w:rPr>
          <w:rFonts w:cstheme="minorHAnsi"/>
          <w:sz w:val="20"/>
          <w:szCs w:val="20"/>
        </w:rPr>
        <w:t>ME Refused – Shop Not Ready</w:t>
      </w:r>
    </w:p>
    <w:p w14:paraId="663B37BB" w14:textId="006A3A65" w:rsidR="00E15753" w:rsidRPr="00766D62" w:rsidRDefault="00E15753" w:rsidP="00766D62">
      <w:pPr>
        <w:pStyle w:val="ListParagraph"/>
        <w:numPr>
          <w:ilvl w:val="0"/>
          <w:numId w:val="65"/>
        </w:numPr>
        <w:spacing w:after="0"/>
        <w:rPr>
          <w:rFonts w:cstheme="minorHAnsi"/>
          <w:sz w:val="20"/>
          <w:szCs w:val="20"/>
        </w:rPr>
      </w:pPr>
      <w:r w:rsidRPr="00766D62">
        <w:rPr>
          <w:rFonts w:cstheme="minorHAnsi"/>
          <w:sz w:val="20"/>
          <w:szCs w:val="20"/>
        </w:rPr>
        <w:t>Network Issue</w:t>
      </w:r>
    </w:p>
    <w:p w14:paraId="13CB7AD7" w14:textId="77777777" w:rsidR="00E15753" w:rsidRDefault="00E15753" w:rsidP="000F3311">
      <w:pPr>
        <w:rPr>
          <w:rFonts w:cstheme="minorHAnsi"/>
          <w:sz w:val="20"/>
          <w:szCs w:val="20"/>
        </w:rPr>
      </w:pPr>
    </w:p>
    <w:p w14:paraId="63BB8334" w14:textId="77777777" w:rsidR="000F3311" w:rsidRPr="00A71529" w:rsidRDefault="000F3311" w:rsidP="00766D62">
      <w:pPr>
        <w:spacing w:after="0"/>
        <w:rPr>
          <w:rFonts w:cstheme="minorHAnsi"/>
          <w:b/>
          <w:bCs/>
          <w:sz w:val="20"/>
          <w:szCs w:val="20"/>
        </w:rPr>
      </w:pPr>
      <w:r w:rsidRPr="00A71529">
        <w:rPr>
          <w:rFonts w:cstheme="minorHAnsi"/>
          <w:b/>
          <w:bCs/>
          <w:sz w:val="20"/>
          <w:szCs w:val="20"/>
        </w:rPr>
        <w:t>Inventory Items</w:t>
      </w:r>
    </w:p>
    <w:p w14:paraId="2BA55428" w14:textId="77777777" w:rsidR="000F3311" w:rsidRPr="00A71529" w:rsidRDefault="000F3311" w:rsidP="00766D62">
      <w:pPr>
        <w:pStyle w:val="ListParagraph"/>
        <w:numPr>
          <w:ilvl w:val="0"/>
          <w:numId w:val="42"/>
        </w:numPr>
        <w:spacing w:after="0" w:line="240" w:lineRule="auto"/>
        <w:rPr>
          <w:rFonts w:cstheme="minorHAnsi"/>
          <w:b/>
          <w:bCs/>
          <w:sz w:val="20"/>
          <w:szCs w:val="20"/>
        </w:rPr>
      </w:pPr>
      <w:r w:rsidRPr="00A71529">
        <w:rPr>
          <w:rFonts w:cstheme="minorHAnsi"/>
          <w:b/>
          <w:bCs/>
          <w:sz w:val="20"/>
          <w:szCs w:val="20"/>
        </w:rPr>
        <w:t>POS Terminal</w:t>
      </w:r>
    </w:p>
    <w:p w14:paraId="009A5C73" w14:textId="77777777" w:rsidR="000F3311" w:rsidRPr="00D31F9A" w:rsidRDefault="000F3311" w:rsidP="00766D62">
      <w:pPr>
        <w:spacing w:after="0" w:line="0" w:lineRule="atLeast"/>
        <w:ind w:left="360"/>
        <w:rPr>
          <w:rFonts w:cstheme="minorHAnsi"/>
          <w:sz w:val="20"/>
          <w:szCs w:val="20"/>
        </w:rPr>
      </w:pPr>
      <w:r w:rsidRPr="00D31F9A">
        <w:rPr>
          <w:rFonts w:cstheme="minorHAnsi"/>
          <w:sz w:val="20"/>
          <w:szCs w:val="20"/>
        </w:rPr>
        <w:t xml:space="preserve">Lifecycle journey of the POS Terminal starts when </w:t>
      </w:r>
      <w:r>
        <w:rPr>
          <w:rFonts w:cstheme="minorHAnsi"/>
          <w:sz w:val="20"/>
          <w:szCs w:val="20"/>
        </w:rPr>
        <w:t xml:space="preserve">IDSPL </w:t>
      </w:r>
      <w:r w:rsidRPr="00D31F9A">
        <w:rPr>
          <w:rFonts w:cstheme="minorHAnsi"/>
          <w:sz w:val="20"/>
          <w:szCs w:val="20"/>
        </w:rPr>
        <w:t xml:space="preserve">receive the Terminal from customer. Owner of the device is Bank. </w:t>
      </w:r>
      <w:r>
        <w:rPr>
          <w:rFonts w:cstheme="minorHAnsi"/>
          <w:sz w:val="20"/>
          <w:szCs w:val="20"/>
        </w:rPr>
        <w:t>Custodian is who is currently holding the device and it can be Warehouse, FSE, Merchant or Transit. In case of Transit, User need to update the courier details in the system.</w:t>
      </w:r>
    </w:p>
    <w:p w14:paraId="3CD95A0E" w14:textId="77777777" w:rsidR="000F3311" w:rsidRPr="00D31F9A" w:rsidRDefault="000F3311" w:rsidP="00766D62">
      <w:pPr>
        <w:pStyle w:val="ListParagraph"/>
        <w:numPr>
          <w:ilvl w:val="0"/>
          <w:numId w:val="36"/>
        </w:numPr>
        <w:spacing w:after="0" w:line="0" w:lineRule="atLeast"/>
        <w:ind w:left="1080"/>
        <w:rPr>
          <w:rFonts w:cstheme="minorHAnsi"/>
          <w:sz w:val="20"/>
          <w:szCs w:val="20"/>
        </w:rPr>
      </w:pPr>
      <w:r w:rsidRPr="00D31F9A">
        <w:rPr>
          <w:rFonts w:cstheme="minorHAnsi"/>
          <w:sz w:val="20"/>
          <w:szCs w:val="20"/>
        </w:rPr>
        <w:t xml:space="preserve">There are around 15-20 models and rental differ based on the model. </w:t>
      </w:r>
    </w:p>
    <w:p w14:paraId="7960A05A" w14:textId="77777777" w:rsidR="000F3311" w:rsidRPr="00D31F9A" w:rsidRDefault="000F3311" w:rsidP="00766D62">
      <w:pPr>
        <w:pStyle w:val="ListParagraph"/>
        <w:numPr>
          <w:ilvl w:val="0"/>
          <w:numId w:val="36"/>
        </w:numPr>
        <w:spacing w:after="0" w:line="0" w:lineRule="atLeast"/>
        <w:ind w:left="1080"/>
        <w:rPr>
          <w:rFonts w:cstheme="minorHAnsi"/>
          <w:sz w:val="20"/>
          <w:szCs w:val="20"/>
        </w:rPr>
      </w:pPr>
      <w:r w:rsidRPr="00D31F9A">
        <w:rPr>
          <w:rFonts w:cstheme="minorHAnsi"/>
          <w:sz w:val="20"/>
          <w:szCs w:val="20"/>
        </w:rPr>
        <w:t xml:space="preserve">POS Device work on SIM, PSTN line, Wi-Fi/GPRS, Android terminal (New) </w:t>
      </w:r>
    </w:p>
    <w:p w14:paraId="0AF49D20" w14:textId="77777777" w:rsidR="000F3311" w:rsidRPr="00D31F9A" w:rsidRDefault="000F3311" w:rsidP="00766D62">
      <w:pPr>
        <w:pStyle w:val="ListParagraph"/>
        <w:numPr>
          <w:ilvl w:val="0"/>
          <w:numId w:val="36"/>
        </w:numPr>
        <w:spacing w:after="0" w:line="0" w:lineRule="atLeast"/>
        <w:ind w:left="1080"/>
        <w:rPr>
          <w:rFonts w:cstheme="minorHAnsi"/>
          <w:sz w:val="20"/>
          <w:szCs w:val="20"/>
        </w:rPr>
      </w:pPr>
      <w:r w:rsidRPr="00D31F9A">
        <w:rPr>
          <w:rFonts w:cstheme="minorHAnsi"/>
          <w:sz w:val="20"/>
          <w:szCs w:val="20"/>
        </w:rPr>
        <w:t>POS Terminals require Battery. And POS Terminal which is connected to PSTN line does not require battery</w:t>
      </w:r>
    </w:p>
    <w:p w14:paraId="653C94FD" w14:textId="77777777" w:rsidR="000F3311" w:rsidRPr="00D31F9A" w:rsidRDefault="000F3311" w:rsidP="00766D62">
      <w:pPr>
        <w:spacing w:after="0" w:line="0" w:lineRule="atLeast"/>
        <w:rPr>
          <w:rFonts w:cstheme="minorHAnsi"/>
          <w:sz w:val="20"/>
          <w:szCs w:val="20"/>
        </w:rPr>
      </w:pPr>
    </w:p>
    <w:p w14:paraId="602C88DF" w14:textId="77777777" w:rsidR="000F3311" w:rsidRPr="00D31F9A" w:rsidRDefault="000F3311" w:rsidP="00766D62">
      <w:pPr>
        <w:spacing w:after="0" w:line="0" w:lineRule="atLeast"/>
        <w:ind w:left="360"/>
        <w:rPr>
          <w:rFonts w:cstheme="minorHAnsi"/>
          <w:b/>
          <w:bCs/>
          <w:sz w:val="20"/>
          <w:szCs w:val="20"/>
        </w:rPr>
      </w:pPr>
      <w:r w:rsidRPr="00D31F9A">
        <w:rPr>
          <w:rFonts w:cstheme="minorHAnsi"/>
          <w:b/>
          <w:bCs/>
          <w:sz w:val="20"/>
          <w:szCs w:val="20"/>
        </w:rPr>
        <w:t>POS Terminal Details</w:t>
      </w:r>
    </w:p>
    <w:p w14:paraId="278BC07C" w14:textId="77777777" w:rsidR="000F3311" w:rsidRPr="00D31F9A" w:rsidRDefault="000F3311" w:rsidP="00766D62">
      <w:pPr>
        <w:pStyle w:val="ListParagraph"/>
        <w:numPr>
          <w:ilvl w:val="0"/>
          <w:numId w:val="37"/>
        </w:numPr>
        <w:spacing w:after="0" w:line="0" w:lineRule="atLeast"/>
        <w:ind w:left="1080"/>
        <w:rPr>
          <w:rFonts w:cstheme="minorHAnsi"/>
          <w:sz w:val="20"/>
          <w:szCs w:val="20"/>
        </w:rPr>
      </w:pPr>
      <w:r w:rsidRPr="00D31F9A">
        <w:rPr>
          <w:rFonts w:cstheme="minorHAnsi"/>
          <w:sz w:val="20"/>
          <w:szCs w:val="20"/>
        </w:rPr>
        <w:t>Model</w:t>
      </w:r>
    </w:p>
    <w:p w14:paraId="376416FC" w14:textId="77777777" w:rsidR="000F3311" w:rsidRPr="00D31F9A" w:rsidRDefault="000F3311" w:rsidP="00766D62">
      <w:pPr>
        <w:pStyle w:val="ListParagraph"/>
        <w:numPr>
          <w:ilvl w:val="0"/>
          <w:numId w:val="37"/>
        </w:numPr>
        <w:spacing w:after="0" w:line="0" w:lineRule="atLeast"/>
        <w:ind w:left="1080"/>
        <w:rPr>
          <w:rFonts w:cstheme="minorHAnsi"/>
          <w:sz w:val="20"/>
          <w:szCs w:val="20"/>
        </w:rPr>
      </w:pPr>
      <w:r w:rsidRPr="00D31F9A">
        <w:rPr>
          <w:rFonts w:cstheme="minorHAnsi"/>
          <w:sz w:val="20"/>
          <w:szCs w:val="20"/>
        </w:rPr>
        <w:t>Serial Number</w:t>
      </w:r>
    </w:p>
    <w:p w14:paraId="15D29565" w14:textId="77777777" w:rsidR="000F3311" w:rsidRPr="00D31F9A" w:rsidRDefault="000F3311" w:rsidP="00766D62">
      <w:pPr>
        <w:pStyle w:val="ListParagraph"/>
        <w:numPr>
          <w:ilvl w:val="0"/>
          <w:numId w:val="37"/>
        </w:numPr>
        <w:spacing w:after="0" w:line="0" w:lineRule="atLeast"/>
        <w:ind w:left="1080"/>
        <w:rPr>
          <w:rFonts w:cstheme="minorHAnsi"/>
          <w:sz w:val="20"/>
          <w:szCs w:val="20"/>
        </w:rPr>
      </w:pPr>
      <w:r w:rsidRPr="00D31F9A">
        <w:rPr>
          <w:rFonts w:cstheme="minorHAnsi"/>
          <w:sz w:val="20"/>
          <w:szCs w:val="20"/>
        </w:rPr>
        <w:t>Owner: Bank</w:t>
      </w:r>
    </w:p>
    <w:p w14:paraId="4ABA00FC" w14:textId="77777777" w:rsidR="000F3311" w:rsidRPr="00D31F9A" w:rsidRDefault="000F3311" w:rsidP="00766D62">
      <w:pPr>
        <w:pStyle w:val="ListParagraph"/>
        <w:numPr>
          <w:ilvl w:val="0"/>
          <w:numId w:val="37"/>
        </w:numPr>
        <w:spacing w:after="0" w:line="0" w:lineRule="atLeast"/>
        <w:ind w:left="1080"/>
        <w:rPr>
          <w:rFonts w:cstheme="minorHAnsi"/>
          <w:sz w:val="20"/>
          <w:szCs w:val="20"/>
        </w:rPr>
      </w:pPr>
      <w:r w:rsidRPr="00D31F9A">
        <w:rPr>
          <w:rFonts w:cstheme="minorHAnsi"/>
          <w:sz w:val="20"/>
          <w:szCs w:val="20"/>
        </w:rPr>
        <w:t xml:space="preserve">Custodian/Asset Position: Warehouse, </w:t>
      </w:r>
      <w:r>
        <w:rPr>
          <w:rFonts w:cstheme="minorHAnsi"/>
          <w:sz w:val="20"/>
          <w:szCs w:val="20"/>
        </w:rPr>
        <w:t xml:space="preserve">FSE, </w:t>
      </w:r>
      <w:r w:rsidRPr="00D31F9A">
        <w:rPr>
          <w:rFonts w:cstheme="minorHAnsi"/>
          <w:sz w:val="20"/>
          <w:szCs w:val="20"/>
        </w:rPr>
        <w:t>Merchant, Transit</w:t>
      </w:r>
    </w:p>
    <w:p w14:paraId="5CC48D5A" w14:textId="77777777" w:rsidR="000F3311" w:rsidRDefault="000F3311" w:rsidP="00766D62">
      <w:pPr>
        <w:spacing w:after="0" w:line="0" w:lineRule="atLeast"/>
        <w:rPr>
          <w:rFonts w:cstheme="minorHAnsi"/>
          <w:sz w:val="20"/>
          <w:szCs w:val="20"/>
        </w:rPr>
      </w:pPr>
    </w:p>
    <w:p w14:paraId="7B6F8C4F" w14:textId="77777777" w:rsidR="000F3311" w:rsidRDefault="000F3311" w:rsidP="00766D62">
      <w:pPr>
        <w:pStyle w:val="ListParagraph"/>
        <w:numPr>
          <w:ilvl w:val="0"/>
          <w:numId w:val="42"/>
        </w:numPr>
        <w:spacing w:after="0" w:line="240" w:lineRule="auto"/>
        <w:rPr>
          <w:rFonts w:cstheme="minorHAnsi"/>
          <w:b/>
          <w:bCs/>
          <w:sz w:val="20"/>
          <w:szCs w:val="20"/>
        </w:rPr>
      </w:pPr>
      <w:r w:rsidRPr="00D31F9A">
        <w:rPr>
          <w:rFonts w:cstheme="minorHAnsi"/>
          <w:b/>
          <w:bCs/>
          <w:sz w:val="20"/>
          <w:szCs w:val="20"/>
        </w:rPr>
        <w:t>SIM Card</w:t>
      </w:r>
    </w:p>
    <w:p w14:paraId="0166B202" w14:textId="77777777" w:rsidR="000F3311" w:rsidRPr="00852EE3" w:rsidRDefault="000F3311" w:rsidP="00766D62">
      <w:pPr>
        <w:spacing w:after="0"/>
        <w:ind w:left="360"/>
        <w:rPr>
          <w:rFonts w:cstheme="minorHAnsi"/>
          <w:b/>
          <w:bCs/>
          <w:sz w:val="20"/>
          <w:szCs w:val="20"/>
        </w:rPr>
      </w:pPr>
      <w:r>
        <w:rPr>
          <w:rFonts w:cstheme="minorHAnsi"/>
          <w:b/>
          <w:bCs/>
          <w:sz w:val="20"/>
          <w:szCs w:val="20"/>
        </w:rPr>
        <w:t>SIM Card Details</w:t>
      </w:r>
    </w:p>
    <w:p w14:paraId="5BC79B37" w14:textId="77777777" w:rsidR="000F3311" w:rsidRPr="00D31F9A" w:rsidRDefault="000F3311" w:rsidP="00766D62">
      <w:pPr>
        <w:pStyle w:val="ListParagraph"/>
        <w:numPr>
          <w:ilvl w:val="0"/>
          <w:numId w:val="41"/>
        </w:numPr>
        <w:spacing w:after="0" w:line="0" w:lineRule="atLeast"/>
        <w:ind w:left="1080"/>
        <w:rPr>
          <w:rFonts w:cstheme="minorHAnsi"/>
          <w:sz w:val="20"/>
          <w:szCs w:val="20"/>
        </w:rPr>
      </w:pPr>
      <w:r w:rsidRPr="00D31F9A">
        <w:rPr>
          <w:rFonts w:cstheme="minorHAnsi"/>
          <w:sz w:val="20"/>
          <w:szCs w:val="20"/>
        </w:rPr>
        <w:lastRenderedPageBreak/>
        <w:t>Service Provider</w:t>
      </w:r>
    </w:p>
    <w:p w14:paraId="139A786F" w14:textId="77777777" w:rsidR="000F3311" w:rsidRPr="00D31F9A" w:rsidRDefault="000F3311" w:rsidP="00766D62">
      <w:pPr>
        <w:pStyle w:val="ListParagraph"/>
        <w:numPr>
          <w:ilvl w:val="0"/>
          <w:numId w:val="41"/>
        </w:numPr>
        <w:spacing w:after="0" w:line="0" w:lineRule="atLeast"/>
        <w:ind w:left="1080"/>
        <w:rPr>
          <w:rFonts w:cstheme="minorHAnsi"/>
          <w:sz w:val="20"/>
          <w:szCs w:val="20"/>
        </w:rPr>
      </w:pPr>
      <w:r w:rsidRPr="00D31F9A">
        <w:rPr>
          <w:rFonts w:cstheme="minorHAnsi"/>
          <w:sz w:val="20"/>
          <w:szCs w:val="20"/>
        </w:rPr>
        <w:t>Serial Number</w:t>
      </w:r>
    </w:p>
    <w:p w14:paraId="280AE509" w14:textId="77777777" w:rsidR="000F3311" w:rsidRPr="00D31F9A" w:rsidRDefault="000F3311" w:rsidP="00766D62">
      <w:pPr>
        <w:pStyle w:val="ListParagraph"/>
        <w:numPr>
          <w:ilvl w:val="0"/>
          <w:numId w:val="41"/>
        </w:numPr>
        <w:spacing w:after="0" w:line="0" w:lineRule="atLeast"/>
        <w:ind w:left="1080"/>
        <w:rPr>
          <w:rFonts w:cstheme="minorHAnsi"/>
          <w:sz w:val="20"/>
          <w:szCs w:val="20"/>
        </w:rPr>
      </w:pPr>
      <w:r w:rsidRPr="00D31F9A">
        <w:rPr>
          <w:rFonts w:cstheme="minorHAnsi"/>
          <w:sz w:val="20"/>
          <w:szCs w:val="20"/>
        </w:rPr>
        <w:t>Owner: Bank</w:t>
      </w:r>
    </w:p>
    <w:p w14:paraId="45015247" w14:textId="77777777" w:rsidR="000F3311" w:rsidRPr="00D31F9A" w:rsidRDefault="000F3311" w:rsidP="00766D62">
      <w:pPr>
        <w:pStyle w:val="ListParagraph"/>
        <w:numPr>
          <w:ilvl w:val="0"/>
          <w:numId w:val="41"/>
        </w:numPr>
        <w:spacing w:after="0" w:line="0" w:lineRule="atLeast"/>
        <w:ind w:left="1080"/>
        <w:rPr>
          <w:rFonts w:cstheme="minorHAnsi"/>
          <w:sz w:val="20"/>
          <w:szCs w:val="20"/>
        </w:rPr>
      </w:pPr>
      <w:r w:rsidRPr="00D31F9A">
        <w:rPr>
          <w:rFonts w:cstheme="minorHAnsi"/>
          <w:sz w:val="20"/>
          <w:szCs w:val="20"/>
        </w:rPr>
        <w:t xml:space="preserve">Custodian/Asset Position: Warehouse, </w:t>
      </w:r>
      <w:r>
        <w:rPr>
          <w:rFonts w:cstheme="minorHAnsi"/>
          <w:sz w:val="20"/>
          <w:szCs w:val="20"/>
        </w:rPr>
        <w:t xml:space="preserve">FSE, </w:t>
      </w:r>
      <w:r w:rsidRPr="00D31F9A">
        <w:rPr>
          <w:rFonts w:cstheme="minorHAnsi"/>
          <w:sz w:val="20"/>
          <w:szCs w:val="20"/>
        </w:rPr>
        <w:t>Merchant, Transit</w:t>
      </w:r>
    </w:p>
    <w:p w14:paraId="5EBE369F" w14:textId="77777777" w:rsidR="000F3311" w:rsidRPr="00D31F9A" w:rsidRDefault="000F3311" w:rsidP="00766D62">
      <w:pPr>
        <w:spacing w:after="0" w:line="0" w:lineRule="atLeast"/>
        <w:rPr>
          <w:rFonts w:cstheme="minorHAnsi"/>
          <w:sz w:val="20"/>
          <w:szCs w:val="20"/>
        </w:rPr>
      </w:pPr>
    </w:p>
    <w:p w14:paraId="424260E1" w14:textId="77777777" w:rsidR="000F3311" w:rsidRPr="00D31F9A" w:rsidRDefault="000F3311" w:rsidP="00766D62">
      <w:pPr>
        <w:pStyle w:val="ListParagraph"/>
        <w:numPr>
          <w:ilvl w:val="0"/>
          <w:numId w:val="42"/>
        </w:numPr>
        <w:spacing w:after="0" w:line="240" w:lineRule="auto"/>
        <w:rPr>
          <w:rFonts w:cstheme="minorHAnsi"/>
          <w:b/>
          <w:bCs/>
          <w:sz w:val="20"/>
          <w:szCs w:val="20"/>
        </w:rPr>
      </w:pPr>
      <w:r w:rsidRPr="00D31F9A">
        <w:rPr>
          <w:rFonts w:cstheme="minorHAnsi"/>
          <w:b/>
          <w:bCs/>
          <w:sz w:val="20"/>
          <w:szCs w:val="20"/>
        </w:rPr>
        <w:t xml:space="preserve">Battery </w:t>
      </w:r>
    </w:p>
    <w:p w14:paraId="078B7FE4" w14:textId="77777777" w:rsidR="000F3311" w:rsidRPr="00D31F9A" w:rsidRDefault="000F3311" w:rsidP="00766D62">
      <w:pPr>
        <w:pStyle w:val="ListParagraph"/>
        <w:numPr>
          <w:ilvl w:val="0"/>
          <w:numId w:val="38"/>
        </w:numPr>
        <w:spacing w:after="0" w:line="0" w:lineRule="atLeast"/>
        <w:rPr>
          <w:rFonts w:cstheme="minorHAnsi"/>
          <w:sz w:val="20"/>
          <w:szCs w:val="20"/>
        </w:rPr>
      </w:pPr>
      <w:r w:rsidRPr="00D31F9A">
        <w:rPr>
          <w:rFonts w:cstheme="minorHAnsi"/>
          <w:sz w:val="20"/>
          <w:szCs w:val="20"/>
        </w:rPr>
        <w:t>There is no serial number for Batteries. Tracking is done only on count</w:t>
      </w:r>
    </w:p>
    <w:p w14:paraId="0DB613BD" w14:textId="77777777" w:rsidR="000F3311" w:rsidRPr="00D31F9A" w:rsidRDefault="000F3311" w:rsidP="00766D62">
      <w:pPr>
        <w:pStyle w:val="ListParagraph"/>
        <w:numPr>
          <w:ilvl w:val="0"/>
          <w:numId w:val="38"/>
        </w:numPr>
        <w:spacing w:after="0" w:line="0" w:lineRule="atLeast"/>
        <w:rPr>
          <w:rFonts w:cstheme="minorHAnsi"/>
          <w:sz w:val="20"/>
          <w:szCs w:val="20"/>
        </w:rPr>
      </w:pPr>
      <w:r w:rsidRPr="00D31F9A">
        <w:rPr>
          <w:rFonts w:cstheme="minorHAnsi"/>
          <w:sz w:val="20"/>
          <w:szCs w:val="20"/>
        </w:rPr>
        <w:t xml:space="preserve">Inventory Position: </w:t>
      </w:r>
      <w:r>
        <w:rPr>
          <w:rFonts w:cstheme="minorHAnsi"/>
          <w:sz w:val="20"/>
          <w:szCs w:val="20"/>
        </w:rPr>
        <w:t xml:space="preserve">Warehouse, </w:t>
      </w:r>
      <w:r w:rsidRPr="00D31F9A">
        <w:rPr>
          <w:rFonts w:cstheme="minorHAnsi"/>
          <w:sz w:val="20"/>
          <w:szCs w:val="20"/>
        </w:rPr>
        <w:t xml:space="preserve">FSE, </w:t>
      </w:r>
      <w:r>
        <w:rPr>
          <w:rFonts w:cstheme="minorHAnsi"/>
          <w:sz w:val="20"/>
          <w:szCs w:val="20"/>
        </w:rPr>
        <w:t>M</w:t>
      </w:r>
      <w:r w:rsidRPr="00D31F9A">
        <w:rPr>
          <w:rFonts w:cstheme="minorHAnsi"/>
          <w:sz w:val="20"/>
          <w:szCs w:val="20"/>
        </w:rPr>
        <w:t>erchant</w:t>
      </w:r>
      <w:r>
        <w:rPr>
          <w:rFonts w:cstheme="minorHAnsi"/>
          <w:sz w:val="20"/>
          <w:szCs w:val="20"/>
        </w:rPr>
        <w:t>, Transit</w:t>
      </w:r>
    </w:p>
    <w:p w14:paraId="1D1FFF32" w14:textId="77777777" w:rsidR="000F3311" w:rsidRPr="00D31F9A" w:rsidRDefault="000F3311" w:rsidP="00766D62">
      <w:pPr>
        <w:spacing w:after="0" w:line="0" w:lineRule="atLeast"/>
        <w:rPr>
          <w:rFonts w:cstheme="minorHAnsi"/>
          <w:sz w:val="20"/>
          <w:szCs w:val="20"/>
        </w:rPr>
      </w:pPr>
    </w:p>
    <w:p w14:paraId="6F8DEA37" w14:textId="77777777" w:rsidR="000F3311" w:rsidRPr="00D31F9A" w:rsidRDefault="000F3311" w:rsidP="00766D62">
      <w:pPr>
        <w:spacing w:after="0" w:line="0" w:lineRule="atLeast"/>
        <w:ind w:left="360"/>
        <w:rPr>
          <w:rFonts w:cstheme="minorHAnsi"/>
          <w:b/>
          <w:bCs/>
          <w:sz w:val="20"/>
          <w:szCs w:val="20"/>
        </w:rPr>
      </w:pPr>
      <w:r w:rsidRPr="00D31F9A">
        <w:rPr>
          <w:rFonts w:cstheme="minorHAnsi"/>
          <w:b/>
          <w:bCs/>
          <w:sz w:val="20"/>
          <w:szCs w:val="20"/>
        </w:rPr>
        <w:t>Battery Details</w:t>
      </w:r>
    </w:p>
    <w:p w14:paraId="325F4401" w14:textId="77777777" w:rsidR="000F3311" w:rsidRPr="00D31F9A" w:rsidRDefault="000F3311" w:rsidP="00766D62">
      <w:pPr>
        <w:pStyle w:val="ListParagraph"/>
        <w:numPr>
          <w:ilvl w:val="0"/>
          <w:numId w:val="39"/>
        </w:numPr>
        <w:spacing w:after="0" w:line="0" w:lineRule="atLeast"/>
        <w:ind w:left="1080"/>
        <w:rPr>
          <w:rFonts w:cstheme="minorHAnsi"/>
          <w:sz w:val="20"/>
          <w:szCs w:val="20"/>
        </w:rPr>
      </w:pPr>
      <w:r w:rsidRPr="00D31F9A">
        <w:rPr>
          <w:rFonts w:cstheme="minorHAnsi"/>
          <w:sz w:val="20"/>
          <w:szCs w:val="20"/>
        </w:rPr>
        <w:t>Count: Count of the Batteries</w:t>
      </w:r>
    </w:p>
    <w:p w14:paraId="0BC0B64E" w14:textId="77777777" w:rsidR="000F3311" w:rsidRPr="00D31F9A" w:rsidRDefault="000F3311" w:rsidP="00766D62">
      <w:pPr>
        <w:pStyle w:val="ListParagraph"/>
        <w:numPr>
          <w:ilvl w:val="0"/>
          <w:numId w:val="39"/>
        </w:numPr>
        <w:spacing w:after="0" w:line="0" w:lineRule="atLeast"/>
        <w:ind w:left="1080"/>
        <w:rPr>
          <w:rFonts w:cstheme="minorHAnsi"/>
          <w:sz w:val="20"/>
          <w:szCs w:val="20"/>
        </w:rPr>
      </w:pPr>
      <w:r w:rsidRPr="00D31F9A">
        <w:rPr>
          <w:rFonts w:cstheme="minorHAnsi"/>
          <w:sz w:val="20"/>
          <w:szCs w:val="20"/>
        </w:rPr>
        <w:t xml:space="preserve">Custodian: Warehouse, </w:t>
      </w:r>
      <w:r>
        <w:rPr>
          <w:rFonts w:cstheme="minorHAnsi"/>
          <w:sz w:val="20"/>
          <w:szCs w:val="20"/>
        </w:rPr>
        <w:t xml:space="preserve">FSE, </w:t>
      </w:r>
      <w:r w:rsidRPr="00D31F9A">
        <w:rPr>
          <w:rFonts w:cstheme="minorHAnsi"/>
          <w:sz w:val="20"/>
          <w:szCs w:val="20"/>
        </w:rPr>
        <w:t>Merchant</w:t>
      </w:r>
      <w:r>
        <w:rPr>
          <w:rFonts w:cstheme="minorHAnsi"/>
          <w:sz w:val="20"/>
          <w:szCs w:val="20"/>
        </w:rPr>
        <w:t>, Transit</w:t>
      </w:r>
    </w:p>
    <w:p w14:paraId="7B1E7CF0" w14:textId="77777777" w:rsidR="000F3311" w:rsidRPr="00D31F9A" w:rsidRDefault="000F3311" w:rsidP="00766D62">
      <w:pPr>
        <w:spacing w:after="0" w:line="0" w:lineRule="atLeast"/>
        <w:rPr>
          <w:rFonts w:cstheme="minorHAnsi"/>
          <w:sz w:val="20"/>
          <w:szCs w:val="20"/>
        </w:rPr>
      </w:pPr>
    </w:p>
    <w:p w14:paraId="5BAC02A4" w14:textId="77777777" w:rsidR="000F3311" w:rsidRDefault="000F3311" w:rsidP="00766D62">
      <w:pPr>
        <w:pStyle w:val="ListParagraph"/>
        <w:numPr>
          <w:ilvl w:val="0"/>
          <w:numId w:val="42"/>
        </w:numPr>
        <w:spacing w:after="0" w:line="240" w:lineRule="auto"/>
        <w:rPr>
          <w:rFonts w:cstheme="minorHAnsi"/>
          <w:b/>
          <w:bCs/>
          <w:sz w:val="20"/>
          <w:szCs w:val="20"/>
        </w:rPr>
      </w:pPr>
      <w:r w:rsidRPr="00D31F9A">
        <w:rPr>
          <w:rFonts w:cstheme="minorHAnsi"/>
          <w:b/>
          <w:bCs/>
          <w:sz w:val="20"/>
          <w:szCs w:val="20"/>
        </w:rPr>
        <w:t>Paper Roll</w:t>
      </w:r>
    </w:p>
    <w:p w14:paraId="70EE265E" w14:textId="77777777" w:rsidR="000F3311" w:rsidRPr="00D31F9A" w:rsidRDefault="000F3311" w:rsidP="00766D62">
      <w:pPr>
        <w:pStyle w:val="ListParagraph"/>
        <w:numPr>
          <w:ilvl w:val="0"/>
          <w:numId w:val="39"/>
        </w:numPr>
        <w:spacing w:after="0" w:line="0" w:lineRule="atLeast"/>
        <w:ind w:left="1080"/>
        <w:rPr>
          <w:rFonts w:cstheme="minorHAnsi"/>
          <w:sz w:val="20"/>
          <w:szCs w:val="20"/>
        </w:rPr>
      </w:pPr>
      <w:r>
        <w:rPr>
          <w:rFonts w:cstheme="minorHAnsi"/>
          <w:sz w:val="20"/>
          <w:szCs w:val="20"/>
        </w:rPr>
        <w:t>This is very important inventory item</w:t>
      </w:r>
    </w:p>
    <w:p w14:paraId="7B42C75A" w14:textId="77777777" w:rsidR="000F3311" w:rsidRDefault="000F3311" w:rsidP="00766D62">
      <w:pPr>
        <w:pStyle w:val="ListParagraph"/>
        <w:spacing w:after="0"/>
        <w:rPr>
          <w:rFonts w:cstheme="minorHAnsi"/>
          <w:b/>
          <w:bCs/>
          <w:sz w:val="20"/>
          <w:szCs w:val="20"/>
        </w:rPr>
      </w:pPr>
    </w:p>
    <w:p w14:paraId="4BE6B46A" w14:textId="77777777" w:rsidR="000F3311" w:rsidRPr="00852EE3" w:rsidRDefault="000F3311" w:rsidP="00766D62">
      <w:pPr>
        <w:spacing w:after="0"/>
        <w:ind w:left="360"/>
        <w:rPr>
          <w:rFonts w:cstheme="minorHAnsi"/>
          <w:b/>
          <w:bCs/>
          <w:sz w:val="20"/>
          <w:szCs w:val="20"/>
        </w:rPr>
      </w:pPr>
      <w:r>
        <w:rPr>
          <w:rFonts w:cstheme="minorHAnsi"/>
          <w:b/>
          <w:bCs/>
          <w:sz w:val="20"/>
          <w:szCs w:val="20"/>
        </w:rPr>
        <w:t>Paper Roll Details</w:t>
      </w:r>
    </w:p>
    <w:p w14:paraId="6CA435EC" w14:textId="77777777" w:rsidR="000F3311" w:rsidRDefault="000F3311" w:rsidP="00766D62">
      <w:pPr>
        <w:pStyle w:val="ListParagraph"/>
        <w:numPr>
          <w:ilvl w:val="0"/>
          <w:numId w:val="40"/>
        </w:numPr>
        <w:spacing w:after="0" w:line="0" w:lineRule="atLeast"/>
        <w:rPr>
          <w:rFonts w:cstheme="minorHAnsi"/>
          <w:sz w:val="20"/>
          <w:szCs w:val="20"/>
        </w:rPr>
      </w:pPr>
      <w:r w:rsidRPr="00D31F9A">
        <w:rPr>
          <w:rFonts w:cstheme="minorHAnsi"/>
          <w:sz w:val="20"/>
          <w:szCs w:val="20"/>
        </w:rPr>
        <w:t>Count: Count of the Paper Rolls</w:t>
      </w:r>
    </w:p>
    <w:p w14:paraId="72B5A2C1" w14:textId="77777777" w:rsidR="000F3311" w:rsidRPr="00D31F9A" w:rsidRDefault="000F3311" w:rsidP="00766D62">
      <w:pPr>
        <w:pStyle w:val="ListParagraph"/>
        <w:numPr>
          <w:ilvl w:val="0"/>
          <w:numId w:val="40"/>
        </w:numPr>
        <w:spacing w:after="0" w:line="0" w:lineRule="atLeast"/>
        <w:rPr>
          <w:rFonts w:cstheme="minorHAnsi"/>
          <w:sz w:val="20"/>
          <w:szCs w:val="20"/>
        </w:rPr>
      </w:pPr>
      <w:r w:rsidRPr="00D31F9A">
        <w:rPr>
          <w:rFonts w:cstheme="minorHAnsi"/>
          <w:sz w:val="20"/>
          <w:szCs w:val="20"/>
        </w:rPr>
        <w:t xml:space="preserve">Custodian: Warehouse, </w:t>
      </w:r>
      <w:r>
        <w:rPr>
          <w:rFonts w:cstheme="minorHAnsi"/>
          <w:sz w:val="20"/>
          <w:szCs w:val="20"/>
        </w:rPr>
        <w:t xml:space="preserve">FSE, </w:t>
      </w:r>
      <w:r w:rsidRPr="00D31F9A">
        <w:rPr>
          <w:rFonts w:cstheme="minorHAnsi"/>
          <w:sz w:val="20"/>
          <w:szCs w:val="20"/>
        </w:rPr>
        <w:t>Merchant</w:t>
      </w:r>
      <w:r>
        <w:rPr>
          <w:rFonts w:cstheme="minorHAnsi"/>
          <w:sz w:val="20"/>
          <w:szCs w:val="20"/>
        </w:rPr>
        <w:t>, Transit</w:t>
      </w:r>
    </w:p>
    <w:p w14:paraId="1139F08A" w14:textId="362A9C70" w:rsidR="00ED4071" w:rsidRDefault="00ED4071" w:rsidP="00A0319B">
      <w:pPr>
        <w:pStyle w:val="ListParagraph"/>
        <w:spacing w:after="0"/>
        <w:rPr>
          <w:b/>
          <w:bCs/>
          <w:sz w:val="20"/>
          <w:szCs w:val="20"/>
          <w:lang w:val="en-US"/>
        </w:rPr>
      </w:pPr>
    </w:p>
    <w:p w14:paraId="1BC04011" w14:textId="77777777" w:rsidR="000F3311" w:rsidRPr="00A0319B" w:rsidRDefault="000F3311" w:rsidP="00A0319B">
      <w:pPr>
        <w:pStyle w:val="ListParagraph"/>
        <w:spacing w:after="0"/>
        <w:rPr>
          <w:b/>
          <w:bCs/>
          <w:sz w:val="20"/>
          <w:szCs w:val="20"/>
          <w:lang w:val="en-US"/>
        </w:rPr>
      </w:pPr>
    </w:p>
    <w:p w14:paraId="21151B8D" w14:textId="13335264" w:rsidR="00124D10" w:rsidRPr="00B32451" w:rsidRDefault="00124D10" w:rsidP="00B32451">
      <w:pPr>
        <w:spacing w:after="0"/>
        <w:rPr>
          <w:b/>
          <w:bCs/>
          <w:sz w:val="20"/>
          <w:szCs w:val="20"/>
          <w:lang w:val="en-US"/>
        </w:rPr>
      </w:pPr>
    </w:p>
    <w:p w14:paraId="4E54CA77" w14:textId="706417D9" w:rsidR="00237B87" w:rsidRDefault="00237B87" w:rsidP="00237B87">
      <w:pPr>
        <w:spacing w:after="0"/>
        <w:rPr>
          <w:b/>
          <w:bCs/>
          <w:sz w:val="20"/>
          <w:szCs w:val="20"/>
          <w:lang w:val="en-US"/>
        </w:rPr>
      </w:pPr>
    </w:p>
    <w:p w14:paraId="4AF3CDC0" w14:textId="77777777" w:rsidR="00237B87" w:rsidRPr="00237B87" w:rsidRDefault="00237B87" w:rsidP="00237B87">
      <w:pPr>
        <w:spacing w:after="0"/>
        <w:rPr>
          <w:b/>
          <w:bCs/>
          <w:sz w:val="20"/>
          <w:szCs w:val="20"/>
          <w:lang w:val="en-US"/>
        </w:rPr>
      </w:pPr>
    </w:p>
    <w:p w14:paraId="1778999A" w14:textId="77777777" w:rsidR="00BF5032" w:rsidRPr="00124D10" w:rsidRDefault="00BF5032" w:rsidP="00124D10">
      <w:pPr>
        <w:spacing w:after="0"/>
        <w:rPr>
          <w:sz w:val="20"/>
          <w:szCs w:val="20"/>
          <w:lang w:val="en-US"/>
        </w:rPr>
      </w:pPr>
    </w:p>
    <w:p w14:paraId="7D919261" w14:textId="77777777" w:rsidR="00124D10" w:rsidRPr="00124D10" w:rsidRDefault="00124D10" w:rsidP="00124D10">
      <w:pPr>
        <w:spacing w:after="0"/>
        <w:rPr>
          <w:sz w:val="20"/>
          <w:szCs w:val="20"/>
          <w:lang w:val="en-US"/>
        </w:rPr>
      </w:pPr>
    </w:p>
    <w:p w14:paraId="0706192F" w14:textId="77777777" w:rsidR="00124D10" w:rsidRPr="00124D10" w:rsidRDefault="00124D10" w:rsidP="00124D10">
      <w:pPr>
        <w:spacing w:after="0"/>
        <w:rPr>
          <w:sz w:val="20"/>
          <w:szCs w:val="20"/>
          <w:lang w:val="en-US"/>
        </w:rPr>
      </w:pPr>
    </w:p>
    <w:bookmarkEnd w:id="57"/>
    <w:p w14:paraId="1412F694" w14:textId="2A19AA42" w:rsidR="00BE1A90" w:rsidRPr="00866C37" w:rsidRDefault="00BE1A90" w:rsidP="00F2143C">
      <w:pPr>
        <w:rPr>
          <w:rFonts w:asciiTheme="minorHAnsi" w:hAnsiTheme="minorHAnsi" w:cstheme="minorHAnsi"/>
          <w:sz w:val="20"/>
          <w:szCs w:val="20"/>
          <w:bdr w:val="none" w:sz="0" w:space="0" w:color="auto" w:frame="1"/>
        </w:rPr>
      </w:pPr>
    </w:p>
    <w:p w14:paraId="35A57C38" w14:textId="289B4CCF" w:rsidR="00BE1A90" w:rsidRPr="00866C37" w:rsidRDefault="00BE1A90" w:rsidP="00F2143C">
      <w:pPr>
        <w:rPr>
          <w:rFonts w:asciiTheme="minorHAnsi" w:hAnsiTheme="minorHAnsi" w:cstheme="minorHAnsi"/>
          <w:sz w:val="20"/>
          <w:szCs w:val="20"/>
          <w:bdr w:val="none" w:sz="0" w:space="0" w:color="auto" w:frame="1"/>
        </w:rPr>
      </w:pPr>
    </w:p>
    <w:p w14:paraId="68DE5A38" w14:textId="3537F8F3" w:rsidR="00BE1A90" w:rsidRPr="00866C37" w:rsidRDefault="00BE1A90" w:rsidP="00F2143C">
      <w:pPr>
        <w:rPr>
          <w:rFonts w:asciiTheme="minorHAnsi" w:hAnsiTheme="minorHAnsi" w:cstheme="minorHAnsi"/>
          <w:sz w:val="20"/>
          <w:szCs w:val="20"/>
          <w:bdr w:val="none" w:sz="0" w:space="0" w:color="auto" w:frame="1"/>
        </w:rPr>
      </w:pPr>
    </w:p>
    <w:p w14:paraId="3F565D9E" w14:textId="6F5239FB" w:rsidR="00BE1A90" w:rsidRPr="00866C37" w:rsidRDefault="00BE1A90" w:rsidP="00F2143C">
      <w:pPr>
        <w:rPr>
          <w:rFonts w:asciiTheme="minorHAnsi" w:hAnsiTheme="minorHAnsi" w:cstheme="minorHAnsi"/>
          <w:sz w:val="20"/>
          <w:szCs w:val="20"/>
          <w:bdr w:val="none" w:sz="0" w:space="0" w:color="auto" w:frame="1"/>
        </w:rPr>
      </w:pPr>
    </w:p>
    <w:p w14:paraId="40874C3E" w14:textId="77777777" w:rsidR="00BE1A90" w:rsidRPr="00866C37" w:rsidRDefault="00BE1A90" w:rsidP="00F2143C">
      <w:pPr>
        <w:rPr>
          <w:rFonts w:asciiTheme="minorHAnsi" w:hAnsiTheme="minorHAnsi" w:cstheme="minorHAnsi"/>
          <w:sz w:val="20"/>
          <w:szCs w:val="20"/>
          <w:bdr w:val="none" w:sz="0" w:space="0" w:color="auto" w:frame="1"/>
        </w:rPr>
      </w:pPr>
    </w:p>
    <w:p w14:paraId="2EF847A6" w14:textId="05E181DA" w:rsidR="009C1275" w:rsidRPr="00866C37" w:rsidRDefault="009C1275" w:rsidP="002D23B7">
      <w:pPr>
        <w:spacing w:before="100" w:beforeAutospacing="1" w:after="100" w:afterAutospacing="1" w:line="240" w:lineRule="auto"/>
        <w:rPr>
          <w:rFonts w:asciiTheme="minorHAnsi" w:hAnsiTheme="minorHAnsi" w:cstheme="minorHAnsi"/>
          <w:sz w:val="16"/>
          <w:lang w:val="en-US"/>
        </w:rPr>
      </w:pPr>
    </w:p>
    <w:p w14:paraId="373F33CE" w14:textId="0EB334BD" w:rsidR="009C1275" w:rsidRPr="00866C37" w:rsidRDefault="009C1275" w:rsidP="002D23B7">
      <w:pPr>
        <w:spacing w:before="100" w:beforeAutospacing="1" w:after="100" w:afterAutospacing="1" w:line="240" w:lineRule="auto"/>
        <w:rPr>
          <w:rFonts w:asciiTheme="minorHAnsi" w:hAnsiTheme="minorHAnsi" w:cstheme="minorHAnsi"/>
          <w:sz w:val="16"/>
          <w:lang w:val="en-US"/>
        </w:rPr>
      </w:pPr>
    </w:p>
    <w:p w14:paraId="6770A40B" w14:textId="67522943" w:rsidR="00BE1A90" w:rsidRPr="00866C37" w:rsidRDefault="00BE1A90" w:rsidP="002D23B7">
      <w:pPr>
        <w:spacing w:before="100" w:beforeAutospacing="1" w:after="100" w:afterAutospacing="1" w:line="240" w:lineRule="auto"/>
        <w:rPr>
          <w:rFonts w:asciiTheme="minorHAnsi" w:hAnsiTheme="minorHAnsi" w:cstheme="minorHAnsi"/>
          <w:sz w:val="16"/>
          <w:lang w:val="en-US"/>
        </w:rPr>
      </w:pPr>
    </w:p>
    <w:p w14:paraId="5605E56D" w14:textId="3B3F6AA1" w:rsidR="00BE1A90" w:rsidRPr="00866C37" w:rsidRDefault="00BE1A90" w:rsidP="002D23B7">
      <w:pPr>
        <w:spacing w:before="100" w:beforeAutospacing="1" w:after="100" w:afterAutospacing="1" w:line="240" w:lineRule="auto"/>
        <w:rPr>
          <w:rFonts w:asciiTheme="minorHAnsi" w:hAnsiTheme="minorHAnsi" w:cstheme="minorHAnsi"/>
          <w:sz w:val="16"/>
          <w:lang w:val="en-US"/>
        </w:rPr>
      </w:pPr>
    </w:p>
    <w:p w14:paraId="0AEA68C6" w14:textId="5DC235F1" w:rsidR="00BE1A90" w:rsidRPr="00866C37" w:rsidRDefault="00BE1A90" w:rsidP="002D23B7">
      <w:pPr>
        <w:spacing w:before="100" w:beforeAutospacing="1" w:after="100" w:afterAutospacing="1" w:line="240" w:lineRule="auto"/>
        <w:rPr>
          <w:rFonts w:asciiTheme="minorHAnsi" w:hAnsiTheme="minorHAnsi" w:cstheme="minorHAnsi"/>
          <w:sz w:val="16"/>
          <w:lang w:val="en-US"/>
        </w:rPr>
      </w:pPr>
    </w:p>
    <w:p w14:paraId="7E9C395C" w14:textId="77777777" w:rsidR="00BE1A90" w:rsidRPr="00866C37" w:rsidRDefault="00BE1A90" w:rsidP="002D23B7">
      <w:pPr>
        <w:spacing w:before="100" w:beforeAutospacing="1" w:after="100" w:afterAutospacing="1" w:line="240" w:lineRule="auto"/>
        <w:rPr>
          <w:rFonts w:asciiTheme="minorHAnsi" w:hAnsiTheme="minorHAnsi" w:cstheme="minorHAnsi"/>
          <w:sz w:val="16"/>
          <w:lang w:val="en-US"/>
        </w:rPr>
      </w:pPr>
    </w:p>
    <w:p w14:paraId="1B1F9179" w14:textId="42AE9AD2" w:rsidR="002D23B7" w:rsidRDefault="002D23B7" w:rsidP="002D23B7">
      <w:pPr>
        <w:spacing w:before="100" w:beforeAutospacing="1" w:after="100" w:afterAutospacing="1" w:line="240" w:lineRule="auto"/>
        <w:rPr>
          <w:rFonts w:asciiTheme="minorHAnsi" w:hAnsiTheme="minorHAnsi" w:cstheme="minorHAnsi"/>
          <w:sz w:val="16"/>
          <w:lang w:val="en-US"/>
        </w:rPr>
      </w:pPr>
    </w:p>
    <w:p w14:paraId="3F764F11" w14:textId="38C424C8" w:rsidR="007060E1" w:rsidRDefault="007060E1" w:rsidP="002D23B7">
      <w:pPr>
        <w:spacing w:before="100" w:beforeAutospacing="1" w:after="100" w:afterAutospacing="1" w:line="240" w:lineRule="auto"/>
        <w:rPr>
          <w:rFonts w:asciiTheme="minorHAnsi" w:hAnsiTheme="minorHAnsi" w:cstheme="minorHAnsi"/>
          <w:sz w:val="16"/>
          <w:lang w:val="en-US"/>
        </w:rPr>
      </w:pPr>
    </w:p>
    <w:p w14:paraId="57C3CBD2" w14:textId="0D6F15DA" w:rsidR="007060E1" w:rsidRDefault="007060E1" w:rsidP="002D23B7">
      <w:pPr>
        <w:spacing w:before="100" w:beforeAutospacing="1" w:after="100" w:afterAutospacing="1" w:line="240" w:lineRule="auto"/>
        <w:rPr>
          <w:rFonts w:asciiTheme="minorHAnsi" w:hAnsiTheme="minorHAnsi" w:cstheme="minorHAnsi"/>
          <w:sz w:val="16"/>
          <w:lang w:val="en-US"/>
        </w:rPr>
      </w:pPr>
    </w:p>
    <w:p w14:paraId="79A60882" w14:textId="71A16BE5" w:rsidR="007060E1" w:rsidRDefault="007060E1" w:rsidP="002D23B7">
      <w:pPr>
        <w:spacing w:before="100" w:beforeAutospacing="1" w:after="100" w:afterAutospacing="1" w:line="240" w:lineRule="auto"/>
        <w:rPr>
          <w:rFonts w:asciiTheme="minorHAnsi" w:hAnsiTheme="minorHAnsi" w:cstheme="minorHAnsi"/>
          <w:sz w:val="16"/>
          <w:lang w:val="en-US"/>
        </w:rPr>
      </w:pPr>
    </w:p>
    <w:p w14:paraId="58B51605" w14:textId="77777777" w:rsidR="007060E1" w:rsidRPr="00866C37" w:rsidRDefault="007060E1" w:rsidP="002D23B7">
      <w:pPr>
        <w:spacing w:before="100" w:beforeAutospacing="1" w:after="100" w:afterAutospacing="1" w:line="240" w:lineRule="auto"/>
        <w:rPr>
          <w:rFonts w:asciiTheme="minorHAnsi" w:hAnsiTheme="minorHAnsi" w:cstheme="minorHAnsi"/>
          <w:sz w:val="16"/>
          <w:lang w:val="en-US"/>
        </w:rPr>
      </w:pPr>
    </w:p>
    <w:p w14:paraId="7C394870" w14:textId="77777777" w:rsidR="00BE1A90" w:rsidRPr="00866C37" w:rsidRDefault="00BE1A90" w:rsidP="002D23B7">
      <w:pPr>
        <w:spacing w:before="100" w:beforeAutospacing="1" w:after="100" w:afterAutospacing="1" w:line="240" w:lineRule="auto"/>
        <w:rPr>
          <w:rFonts w:asciiTheme="minorHAnsi" w:hAnsiTheme="minorHAnsi" w:cstheme="minorHAnsi"/>
          <w:sz w:val="16"/>
          <w:lang w:val="en-US"/>
        </w:rPr>
      </w:pPr>
    </w:p>
    <w:p w14:paraId="06259909" w14:textId="2E972CA5" w:rsidR="002D23B7" w:rsidRPr="00866C37" w:rsidRDefault="002D23B7" w:rsidP="002D23B7">
      <w:pPr>
        <w:spacing w:before="100" w:beforeAutospacing="1" w:after="100" w:afterAutospacing="1" w:line="240" w:lineRule="auto"/>
        <w:jc w:val="center"/>
        <w:rPr>
          <w:rFonts w:asciiTheme="minorHAnsi" w:hAnsiTheme="minorHAnsi" w:cstheme="minorHAnsi"/>
          <w:sz w:val="16"/>
          <w:lang w:val="en-US"/>
        </w:rPr>
      </w:pPr>
      <w:r w:rsidRPr="00866C37">
        <w:rPr>
          <w:rFonts w:asciiTheme="minorHAnsi" w:hAnsiTheme="minorHAnsi" w:cstheme="minorHAnsi"/>
          <w:b/>
          <w:noProof/>
          <w:color w:val="4F81BD" w:themeColor="accent1"/>
          <w:sz w:val="72"/>
          <w:szCs w:val="40"/>
          <w:lang w:val="en-IN" w:eastAsia="en-IN"/>
        </w:rPr>
        <w:drawing>
          <wp:inline distT="0" distB="0" distL="0" distR="0" wp14:anchorId="78987FD1" wp14:editId="0D6C78E1">
            <wp:extent cx="5181857" cy="847725"/>
            <wp:effectExtent l="0" t="0" r="0" b="0"/>
            <wp:docPr id="1027" name="Picture 3" descr="C:\Users\likith\Desktop\TBSS\TBSS 9 slide corporate ppt\slide 15\v5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likith\Desktop\TBSS\TBSS 9 slide corporate ppt\slide 15\v5_.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92677" cy="849495"/>
                    </a:xfrm>
                    <a:prstGeom prst="rect">
                      <a:avLst/>
                    </a:prstGeom>
                    <a:noFill/>
                  </pic:spPr>
                </pic:pic>
              </a:graphicData>
            </a:graphic>
          </wp:inline>
        </w:drawing>
      </w:r>
    </w:p>
    <w:sectPr w:rsidR="002D23B7" w:rsidRPr="00866C37" w:rsidSect="00BA2037">
      <w:headerReference w:type="default" r:id="rId44"/>
      <w:footerReference w:type="default" r:id="rId45"/>
      <w:headerReference w:type="first" r:id="rId46"/>
      <w:footerReference w:type="first" r:id="rId47"/>
      <w:pgSz w:w="11910" w:h="16840"/>
      <w:pgMar w:top="720" w:right="720" w:bottom="720" w:left="720" w:header="720" w:footer="402" w:gutter="0"/>
      <w:pgNumType w:start="1"/>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6" w:author="Neha Vishwakarma2" w:date="2022-06-29T13:08:00Z" w:initials="NV">
    <w:p w14:paraId="62983DA7" w14:textId="77777777" w:rsidR="00EF44FB" w:rsidRDefault="00EF44FB" w:rsidP="003F7BA7">
      <w:pPr>
        <w:pStyle w:val="CommentText"/>
      </w:pPr>
      <w:r>
        <w:rPr>
          <w:rStyle w:val="CommentReference"/>
        </w:rPr>
        <w:annotationRef/>
      </w:r>
      <w:r>
        <w:t>Onboarding Team Capture : Bank details will also include the SPOC contact details ?</w:t>
      </w:r>
    </w:p>
  </w:comment>
  <w:comment w:id="40" w:author="Neha Vishwakarma2" w:date="2022-06-29T13:25:00Z" w:initials="NV">
    <w:p w14:paraId="31FDE6A7" w14:textId="77777777" w:rsidR="0084402F" w:rsidRDefault="0084402F" w:rsidP="007E776C">
      <w:pPr>
        <w:pStyle w:val="CommentText"/>
      </w:pPr>
      <w:r>
        <w:rPr>
          <w:rStyle w:val="CommentReference"/>
        </w:rPr>
        <w:annotationRef/>
      </w:r>
      <w:r>
        <w:t xml:space="preserve">Can we replace has to with must? </w:t>
      </w:r>
    </w:p>
  </w:comment>
  <w:comment w:id="42" w:author="Neha Vishwakarma2" w:date="2022-06-29T13:42:00Z" w:initials="NV">
    <w:p w14:paraId="7400F130" w14:textId="77777777" w:rsidR="00304375" w:rsidRDefault="00304375" w:rsidP="004F496D">
      <w:pPr>
        <w:pStyle w:val="CommentText"/>
      </w:pPr>
      <w:r>
        <w:rPr>
          <w:rStyle w:val="CommentReference"/>
        </w:rPr>
        <w:annotationRef/>
      </w:r>
      <w:r>
        <w:t>Space is my mistake or some points get deleted?</w:t>
      </w:r>
    </w:p>
  </w:comment>
  <w:comment w:id="43" w:author="Neha Vishwakarma2" w:date="2022-06-29T13:42:00Z" w:initials="NV">
    <w:p w14:paraId="09F0C922" w14:textId="77777777" w:rsidR="00304375" w:rsidRDefault="00304375" w:rsidP="00E0692E">
      <w:pPr>
        <w:pStyle w:val="CommentText"/>
      </w:pPr>
      <w:r>
        <w:rPr>
          <w:rStyle w:val="CommentReference"/>
        </w:rPr>
        <w:annotationRef/>
      </w:r>
      <w:r>
        <w:t>Space is my mistake or some points get deleted?</w:t>
      </w:r>
    </w:p>
  </w:comment>
  <w:comment w:id="44" w:author="Neha Vishwakarma2" w:date="2022-06-29T13:44:00Z" w:initials="NV">
    <w:p w14:paraId="0A727BAD" w14:textId="77777777" w:rsidR="0092422D" w:rsidRDefault="0092422D" w:rsidP="00C52882">
      <w:pPr>
        <w:pStyle w:val="CommentText"/>
      </w:pPr>
      <w:r>
        <w:rPr>
          <w:rStyle w:val="CommentReference"/>
        </w:rPr>
        <w:annotationRef/>
      </w:r>
      <w:r>
        <w:t>Have change to entity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983DA7" w15:done="0"/>
  <w15:commentEx w15:paraId="31FDE6A7" w15:done="0"/>
  <w15:commentEx w15:paraId="7400F130" w15:done="0"/>
  <w15:commentEx w15:paraId="09F0C922" w15:done="0"/>
  <w15:commentEx w15:paraId="0A727B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6CD66" w16cex:dateUtc="2022-06-29T07:38:00Z"/>
  <w16cex:commentExtensible w16cex:durableId="2666D141" w16cex:dateUtc="2022-06-29T07:55:00Z"/>
  <w16cex:commentExtensible w16cex:durableId="2666D549" w16cex:dateUtc="2022-06-29T08:12:00Z"/>
  <w16cex:commentExtensible w16cex:durableId="2666D55B" w16cex:dateUtc="2022-06-29T08:12:00Z"/>
  <w16cex:commentExtensible w16cex:durableId="2666D5D3" w16cex:dateUtc="2022-06-29T08: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983DA7" w16cid:durableId="2666CD66"/>
  <w16cid:commentId w16cid:paraId="31FDE6A7" w16cid:durableId="2666D141"/>
  <w16cid:commentId w16cid:paraId="7400F130" w16cid:durableId="2666D549"/>
  <w16cid:commentId w16cid:paraId="09F0C922" w16cid:durableId="2666D55B"/>
  <w16cid:commentId w16cid:paraId="0A727BAD" w16cid:durableId="2666D5D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9A6009" w14:textId="77777777" w:rsidR="00172FD7" w:rsidRDefault="00172FD7" w:rsidP="000F7894">
      <w:pPr>
        <w:spacing w:after="0" w:line="240" w:lineRule="auto"/>
      </w:pPr>
      <w:r>
        <w:separator/>
      </w:r>
    </w:p>
  </w:endnote>
  <w:endnote w:type="continuationSeparator" w:id="0">
    <w:p w14:paraId="38ADAFB4" w14:textId="77777777" w:rsidR="00172FD7" w:rsidRDefault="00172FD7" w:rsidP="000F7894">
      <w:pPr>
        <w:spacing w:after="0" w:line="240" w:lineRule="auto"/>
      </w:pPr>
      <w:r>
        <w:continuationSeparator/>
      </w:r>
    </w:p>
  </w:endnote>
  <w:endnote w:type="continuationNotice" w:id="1">
    <w:p w14:paraId="2B29315C" w14:textId="77777777" w:rsidR="00172FD7" w:rsidRDefault="00172F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Bold">
    <w:panose1 w:val="00000000000000000000"/>
    <w:charset w:val="00"/>
    <w:family w:val="roman"/>
    <w:notTrueType/>
    <w:pitch w:val="default"/>
    <w:sig w:usb0="00000003" w:usb1="00000000" w:usb2="00000000" w:usb3="00000000" w:csb0="00000001" w:csb1="00000000"/>
  </w:font>
  <w:font w:name="Times New Roman Bold">
    <w:altName w:val="Century Gothic"/>
    <w:panose1 w:val="00000000000000000000"/>
    <w:charset w:val="00"/>
    <w:family w:val="roman"/>
    <w:notTrueType/>
    <w:pitch w:val="default"/>
    <w:sig w:usb0="00000003" w:usb1="00000000" w:usb2="00000000" w:usb3="00000000" w:csb0="00000001" w:csb1="00000000"/>
  </w:font>
  <w:font w:name="Futura Bk">
    <w:altName w:val="Segoe UI"/>
    <w:charset w:val="00"/>
    <w:family w:val="swiss"/>
    <w:pitch w:val="variable"/>
    <w:sig w:usb0="00000001" w:usb1="5000204A"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ヒラギノ角ゴ Pro W3">
    <w:charset w:val="80"/>
    <w:family w:val="auto"/>
    <w:pitch w:val="variable"/>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HelveticaNeueLT Com 45 Lt">
    <w:altName w:val="Trebuchet MS"/>
    <w:charset w:val="00"/>
    <w:family w:val="swiss"/>
    <w:pitch w:val="variable"/>
    <w:sig w:usb0="8000008F" w:usb1="10002042" w:usb2="00000000" w:usb3="00000000" w:csb0="0000009B"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Angsana New">
    <w:panose1 w:val="02020603050405020304"/>
    <w:charset w:val="DE"/>
    <w:family w:val="roman"/>
    <w:notTrueType/>
    <w:pitch w:val="variable"/>
    <w:sig w:usb0="01000001" w:usb1="00000000" w:usb2="00000000" w:usb3="00000000" w:csb0="00010000" w:csb1="00000000"/>
  </w:font>
  <w:font w:name="Lucida Grande">
    <w:altName w:val="Segoe UI"/>
    <w:charset w:val="00"/>
    <w:family w:val="auto"/>
    <w:pitch w:val="variable"/>
    <w:sig w:usb0="E1000AEF" w:usb1="5000A1FF" w:usb2="00000000" w:usb3="00000000" w:csb0="000001BF" w:csb1="00000000"/>
  </w:font>
  <w:font w:name="Myriad Pro">
    <w:altName w:val="Arial"/>
    <w:panose1 w:val="00000000000000000000"/>
    <w:charset w:val="00"/>
    <w:family w:val="swiss"/>
    <w:notTrueType/>
    <w:pitch w:val="variable"/>
    <w:sig w:usb0="20000287" w:usb1="00000001" w:usb2="00000000" w:usb3="00000000" w:csb0="000001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F8BD4C" w14:textId="77777777" w:rsidR="00E34CDA" w:rsidRPr="00BF3F91" w:rsidRDefault="00E34CDA" w:rsidP="00873BC6">
    <w:pPr>
      <w:pStyle w:val="Footer"/>
    </w:pPr>
  </w:p>
  <w:p w14:paraId="6982DB48" w14:textId="5B7A81CD" w:rsidR="00E34CDA" w:rsidRPr="00C2717F" w:rsidRDefault="00E34CDA" w:rsidP="00873BC6">
    <w:pPr>
      <w:pStyle w:val="Footer"/>
      <w:framePr w:wrap="around" w:vAnchor="text" w:hAnchor="margin" w:xAlign="right" w:y="1"/>
      <w:rPr>
        <w:rStyle w:val="PageNumber"/>
        <w:color w:val="FFFFFF"/>
      </w:rPr>
    </w:pPr>
    <w:r w:rsidRPr="00C2717F">
      <w:rPr>
        <w:rStyle w:val="PageNumber"/>
        <w:color w:val="FFFFFF"/>
      </w:rPr>
      <w:fldChar w:fldCharType="begin"/>
    </w:r>
    <w:r w:rsidRPr="00C2717F">
      <w:rPr>
        <w:rStyle w:val="PageNumber"/>
        <w:color w:val="FFFFFF"/>
      </w:rPr>
      <w:instrText xml:space="preserve">PAGE  </w:instrText>
    </w:r>
    <w:r w:rsidRPr="00C2717F">
      <w:rPr>
        <w:rStyle w:val="PageNumber"/>
        <w:color w:val="FFFFFF"/>
      </w:rPr>
      <w:fldChar w:fldCharType="separate"/>
    </w:r>
    <w:r w:rsidR="001E7F84">
      <w:rPr>
        <w:rStyle w:val="PageNumber"/>
        <w:noProof/>
        <w:color w:val="FFFFFF"/>
      </w:rPr>
      <w:t>6</w:t>
    </w:r>
    <w:r w:rsidRPr="00C2717F">
      <w:rPr>
        <w:rStyle w:val="PageNumber"/>
        <w:color w:val="FFFFFF"/>
      </w:rPr>
      <w:fldChar w:fldCharType="end"/>
    </w:r>
  </w:p>
  <w:p w14:paraId="1323E5A3" w14:textId="507A95AC" w:rsidR="00E34CDA" w:rsidRPr="00CF6B13" w:rsidRDefault="00E34CDA" w:rsidP="00873BC6">
    <w:pPr>
      <w:pStyle w:val="Footer"/>
      <w:ind w:right="360"/>
      <w:rPr>
        <w:rFonts w:ascii="Arial" w:hAnsi="Arial" w:cs="Arial"/>
        <w:sz w:val="18"/>
        <w:szCs w:val="18"/>
      </w:rPr>
    </w:pPr>
  </w:p>
  <w:p w14:paraId="3704F19D" w14:textId="77777777" w:rsidR="00E34CDA" w:rsidRDefault="00E34CDA" w:rsidP="00192E7E">
    <w:pPr>
      <w:pStyle w:val="Footer"/>
      <w:framePr w:wrap="around" w:vAnchor="text" w:hAnchor="page" w:x="10662" w:y="49"/>
      <w:rPr>
        <w:rStyle w:val="PageNumber"/>
      </w:rPr>
    </w:pPr>
  </w:p>
  <w:p w14:paraId="632D5D9A" w14:textId="1AE303F3" w:rsidR="00E34CDA" w:rsidRPr="00C2717F" w:rsidRDefault="00E34CDA" w:rsidP="00873BC6">
    <w:pPr>
      <w:pStyle w:val="Footer"/>
    </w:pPr>
    <w:r>
      <w:rPr>
        <w:noProof/>
        <w:lang w:val="en-IN" w:eastAsia="en-IN"/>
      </w:rPr>
      <mc:AlternateContent>
        <mc:Choice Requires="wps">
          <w:drawing>
            <wp:anchor distT="0" distB="0" distL="114300" distR="114300" simplePos="0" relativeHeight="251658242" behindDoc="0" locked="0" layoutInCell="1" allowOverlap="1" wp14:anchorId="04E6E43B" wp14:editId="488469FE">
              <wp:simplePos x="0" y="0"/>
              <wp:positionH relativeFrom="page">
                <wp:align>left</wp:align>
              </wp:positionH>
              <wp:positionV relativeFrom="paragraph">
                <wp:posOffset>231140</wp:posOffset>
              </wp:positionV>
              <wp:extent cx="7791450" cy="808355"/>
              <wp:effectExtent l="0" t="0" r="0" b="0"/>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1450" cy="808355"/>
                      </a:xfrm>
                      <a:prstGeom prst="rect">
                        <a:avLst/>
                      </a:prstGeom>
                      <a:gradFill rotWithShape="1">
                        <a:gsLst>
                          <a:gs pos="0">
                            <a:srgbClr val="002552"/>
                          </a:gs>
                          <a:gs pos="50000">
                            <a:srgbClr val="003979"/>
                          </a:gs>
                          <a:gs pos="100000">
                            <a:srgbClr val="004691"/>
                          </a:gs>
                        </a:gsLst>
                        <a:lin ang="5400000" scaled="1"/>
                      </a:gradFill>
                      <a:ln>
                        <a:noFill/>
                      </a:ln>
                    </wps:spPr>
                    <wps:txbx>
                      <w:txbxContent>
                        <w:p w14:paraId="1498DFB4" w14:textId="77777777" w:rsidR="00E34CDA" w:rsidRDefault="00E34CDA" w:rsidP="00D0404A">
                          <w:r w:rsidRPr="00F87CCE">
                            <w:rPr>
                              <w:noProof/>
                              <w:lang w:val="en-IN" w:eastAsia="en-IN"/>
                            </w:rPr>
                            <w:drawing>
                              <wp:inline distT="0" distB="0" distL="0" distR="0" wp14:anchorId="77E16D58" wp14:editId="1E2CB7CA">
                                <wp:extent cx="981075" cy="643991"/>
                                <wp:effectExtent l="0" t="0" r="0" b="0"/>
                                <wp:docPr id="10" name="Picture 2" descr="D:\D Drive Data\D.S.Patil\Corporate Presentation\18-04-2019\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D:\D Drive Data\D.S.Patil\Corporate Presentation\18-04-2019\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00231" cy="656565"/>
                                        </a:xfrm>
                                        <a:prstGeom prst="rect">
                                          <a:avLst/>
                                        </a:prstGeom>
                                        <a:noFill/>
                                      </pic:spPr>
                                    </pic:pic>
                                  </a:graphicData>
                                </a:graphic>
                              </wp:inline>
                            </w:drawing>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4E6E43B" id="Rectangle 7" o:spid="_x0000_s1028" style="position:absolute;margin-left:0;margin-top:18.2pt;width:613.5pt;height:63.65pt;z-index:25165824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" fillcolor="#002552" stroked="f">
              <v:fill color2="#004691" rotate="t" colors="0 #002552;.5 #003979;1 #004691" focus="100%" type="gradient"/>
              <v:textbox>
                <w:txbxContent>
                  <w:p w14:paraId="1498DFB4" w14:textId="77777777" w:rsidR="00E34CDA" w:rsidRDefault="00E34CDA" w:rsidP="00D0404A">
                    <w:r w:rsidRPr="00F87CCE">
                      <w:rPr>
                        <w:noProof/>
                        <w:lang w:val="en-IN" w:eastAsia="en-IN"/>
                      </w:rPr>
                      <w:drawing>
                        <wp:inline distT="0" distB="0" distL="0" distR="0" wp14:anchorId="77E16D58" wp14:editId="1E2CB7CA">
                          <wp:extent cx="981075" cy="643991"/>
                          <wp:effectExtent l="0" t="0" r="0" b="0"/>
                          <wp:docPr id="10" name="Picture 2" descr="D:\D Drive Data\D.S.Patil\Corporate Presentation\18-04-2019\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D:\D Drive Data\D.S.Patil\Corporate Presentation\18-04-2019\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00231" cy="656565"/>
                                  </a:xfrm>
                                  <a:prstGeom prst="rect">
                                    <a:avLst/>
                                  </a:prstGeom>
                                  <a:noFill/>
                                </pic:spPr>
                              </pic:pic>
                            </a:graphicData>
                          </a:graphic>
                        </wp:inline>
                      </w:drawing>
                    </w:r>
                  </w:p>
                </w:txbxContent>
              </v:textbox>
              <w10:wrap anchorx="page"/>
            </v:rect>
          </w:pict>
        </mc:Fallback>
      </mc:AlternateContent>
    </w:r>
    <w:r>
      <w:rPr>
        <w:rFonts w:ascii="Arial" w:hAnsi="Arial" w:cs="Arial"/>
        <w:noProof/>
        <w:sz w:val="18"/>
        <w:szCs w:val="18"/>
        <w:lang w:val="en-IN" w:eastAsia="en-IN"/>
      </w:rPr>
      <w:drawing>
        <wp:anchor distT="0" distB="0" distL="114300" distR="114300" simplePos="0" relativeHeight="251658243" behindDoc="1" locked="0" layoutInCell="1" allowOverlap="1" wp14:anchorId="799F4FB0" wp14:editId="1A93B780">
          <wp:simplePos x="0" y="0"/>
          <wp:positionH relativeFrom="page">
            <wp:posOffset>6543675</wp:posOffset>
          </wp:positionH>
          <wp:positionV relativeFrom="paragraph">
            <wp:posOffset>136525</wp:posOffset>
          </wp:positionV>
          <wp:extent cx="1164590" cy="786765"/>
          <wp:effectExtent l="0" t="0" r="0" b="0"/>
          <wp:wrapTight wrapText="bothSides">
            <wp:wrapPolygon edited="0">
              <wp:start x="9540" y="3138"/>
              <wp:lineTo x="3180" y="12029"/>
              <wp:lineTo x="3180" y="13598"/>
              <wp:lineTo x="3887" y="17782"/>
              <wp:lineTo x="17313" y="17782"/>
              <wp:lineTo x="17313" y="12552"/>
              <wp:lineTo x="18726" y="12029"/>
              <wp:lineTo x="11660" y="3138"/>
              <wp:lineTo x="9540" y="3138"/>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64590" cy="786765"/>
                  </a:xfrm>
                  <a:prstGeom prst="rect">
                    <a:avLst/>
                  </a:prstGeom>
                  <a:noFill/>
                </pic:spPr>
              </pic:pic>
            </a:graphicData>
          </a:graphic>
          <wp14:sizeRelH relativeFrom="page">
            <wp14:pctWidth>0</wp14:pctWidth>
          </wp14:sizeRelH>
          <wp14:sizeRelV relativeFrom="page">
            <wp14:pctHeight>0</wp14:pctHeight>
          </wp14:sizeRelV>
        </wp:anchor>
      </w:drawing>
    </w:r>
  </w:p>
  <w:p w14:paraId="0411EDA1" w14:textId="48CB3010" w:rsidR="00E34CDA" w:rsidRDefault="00E34CDA">
    <w:r>
      <w:rPr>
        <w:noProof/>
        <w:lang w:val="en-IN" w:eastAsia="en-IN"/>
      </w:rPr>
      <mc:AlternateContent>
        <mc:Choice Requires="wps">
          <w:drawing>
            <wp:anchor distT="0" distB="0" distL="114300" distR="114300" simplePos="0" relativeHeight="251658244" behindDoc="0" locked="0" layoutInCell="1" allowOverlap="1" wp14:anchorId="297C8962" wp14:editId="2C0B4E64">
              <wp:simplePos x="0" y="0"/>
              <wp:positionH relativeFrom="page">
                <wp:posOffset>151765</wp:posOffset>
              </wp:positionH>
              <wp:positionV relativeFrom="paragraph">
                <wp:posOffset>420370</wp:posOffset>
              </wp:positionV>
              <wp:extent cx="7406005" cy="343535"/>
              <wp:effectExtent l="0" t="0" r="0" b="0"/>
              <wp:wrapNone/>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06005" cy="343535"/>
                      </a:xfrm>
                      <a:prstGeom prst="rect">
                        <a:avLst/>
                      </a:prstGeom>
                      <a:noFill/>
                    </wps:spPr>
                    <wps:txbx>
                      <w:txbxContent>
                        <w:p w14:paraId="47F7503B" w14:textId="70A0A27D" w:rsidR="00E34CDA" w:rsidRPr="00E232B0" w:rsidRDefault="00E34CDA" w:rsidP="00161117">
                          <w:pPr>
                            <w:pStyle w:val="NormalWeb"/>
                            <w:spacing w:before="2" w:after="2"/>
                            <w:jc w:val="center"/>
                            <w:textAlignment w:val="baseline"/>
                            <w:rPr>
                              <w:rFonts w:ascii="Calibri" w:eastAsia="MS PGothic" w:hAnsi="Calibri"/>
                              <w:color w:val="B2A1C7"/>
                              <w:kern w:val="24"/>
                              <w:sz w:val="16"/>
                            </w:rPr>
                          </w:pPr>
                          <w:r w:rsidRPr="00FA48DA">
                            <w:rPr>
                              <w:rFonts w:ascii="Calibri" w:eastAsia="MS PGothic" w:hAnsi="Calibri"/>
                              <w:color w:val="B2A1C7"/>
                              <w:kern w:val="24"/>
                              <w:sz w:val="16"/>
                            </w:rPr>
                            <w:t>Unsolicited Distribution</w:t>
                          </w:r>
                          <w:r>
                            <w:rPr>
                              <w:rFonts w:ascii="Calibri" w:eastAsia="MS PGothic" w:hAnsi="Calibri"/>
                              <w:color w:val="B2A1C7"/>
                              <w:kern w:val="24"/>
                              <w:sz w:val="16"/>
                            </w:rPr>
                            <w:t xml:space="preserve"> is Restricted. Copyright ©2021</w:t>
                          </w:r>
                          <w:r w:rsidRPr="00FA48DA">
                            <w:rPr>
                              <w:rFonts w:ascii="Calibri" w:eastAsia="MS PGothic" w:hAnsi="Calibri"/>
                              <w:color w:val="B2A1C7"/>
                              <w:kern w:val="24"/>
                              <w:sz w:val="16"/>
                            </w:rPr>
                            <w:t xml:space="preserve">, </w:t>
                          </w:r>
                          <w:r>
                            <w:rPr>
                              <w:rFonts w:ascii="Calibri" w:eastAsia="MS PGothic" w:hAnsi="Calibri"/>
                              <w:color w:val="B2A1C7"/>
                              <w:kern w:val="24"/>
                              <w:sz w:val="16"/>
                            </w:rPr>
                            <w:t>Conneqt Business Solution Private Limited</w:t>
                          </w:r>
                        </w:p>
                        <w:p w14:paraId="75CDC6F7" w14:textId="77777777" w:rsidR="00E34CDA" w:rsidRPr="006C14DE" w:rsidRDefault="00E34CDA" w:rsidP="00161117">
                          <w:pPr>
                            <w:pStyle w:val="NormalWeb"/>
                            <w:spacing w:before="2" w:after="2"/>
                            <w:textAlignment w:val="baseline"/>
                            <w:rPr>
                              <w:rFonts w:ascii="Calibri" w:eastAsia="MS PGothic" w:hAnsi="Calibri"/>
                              <w:color w:val="B2A1C7"/>
                              <w:kern w:val="24"/>
                              <w:sz w:val="16"/>
                            </w:rPr>
                          </w:pP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97C8962" id="_x0000_t202" coordsize="21600,21600" o:spt="202" path="m,l,21600r21600,l21600,xe">
              <v:stroke joinstyle="miter"/>
              <v:path gradientshapeok="t" o:connecttype="rect"/>
            </v:shapetype>
            <v:shape id="Text Box 11" o:spid="_x0000_s1029" type="#_x0000_t202" style="position:absolute;margin-left:11.95pt;margin-top:33.1pt;width:583.15pt;height:27.05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" filled="f" stroked="f">
              <v:textbox style="mso-fit-shape-to-text:t">
                <w:txbxContent>
                  <w:p w14:paraId="47F7503B" w14:textId="70A0A27D" w:rsidR="00E34CDA" w:rsidRPr="00E232B0" w:rsidRDefault="00E34CDA" w:rsidP="00161117">
                    <w:pPr>
                      <w:pStyle w:val="NormalWeb"/>
                      <w:spacing w:before="2" w:after="2"/>
                      <w:jc w:val="center"/>
                      <w:textAlignment w:val="baseline"/>
                      <w:rPr>
                        <w:rFonts w:ascii="Calibri" w:eastAsia="MS PGothic" w:hAnsi="Calibri"/>
                        <w:color w:val="B2A1C7"/>
                        <w:kern w:val="24"/>
                        <w:sz w:val="16"/>
                      </w:rPr>
                    </w:pPr>
                    <w:r w:rsidRPr="00FA48DA">
                      <w:rPr>
                        <w:rFonts w:ascii="Calibri" w:eastAsia="MS PGothic" w:hAnsi="Calibri"/>
                        <w:color w:val="B2A1C7"/>
                        <w:kern w:val="24"/>
                        <w:sz w:val="16"/>
                      </w:rPr>
                      <w:t>Unsolicited Distribution</w:t>
                    </w:r>
                    <w:r>
                      <w:rPr>
                        <w:rFonts w:ascii="Calibri" w:eastAsia="MS PGothic" w:hAnsi="Calibri"/>
                        <w:color w:val="B2A1C7"/>
                        <w:kern w:val="24"/>
                        <w:sz w:val="16"/>
                      </w:rPr>
                      <w:t xml:space="preserve"> is Restricted. Copyright ©2021</w:t>
                    </w:r>
                    <w:r w:rsidRPr="00FA48DA">
                      <w:rPr>
                        <w:rFonts w:ascii="Calibri" w:eastAsia="MS PGothic" w:hAnsi="Calibri"/>
                        <w:color w:val="B2A1C7"/>
                        <w:kern w:val="24"/>
                        <w:sz w:val="16"/>
                      </w:rPr>
                      <w:t xml:space="preserve">, </w:t>
                    </w:r>
                    <w:r>
                      <w:rPr>
                        <w:rFonts w:ascii="Calibri" w:eastAsia="MS PGothic" w:hAnsi="Calibri"/>
                        <w:color w:val="B2A1C7"/>
                        <w:kern w:val="24"/>
                        <w:sz w:val="16"/>
                      </w:rPr>
                      <w:t>Conneqt Business Solution Private Limited</w:t>
                    </w:r>
                  </w:p>
                  <w:p w14:paraId="75CDC6F7" w14:textId="77777777" w:rsidR="00E34CDA" w:rsidRPr="006C14DE" w:rsidRDefault="00E34CDA" w:rsidP="00161117">
                    <w:pPr>
                      <w:pStyle w:val="NormalWeb"/>
                      <w:spacing w:before="2" w:after="2"/>
                      <w:textAlignment w:val="baseline"/>
                      <w:rPr>
                        <w:rFonts w:ascii="Calibri" w:eastAsia="MS PGothic" w:hAnsi="Calibri"/>
                        <w:color w:val="B2A1C7"/>
                        <w:kern w:val="24"/>
                        <w:sz w:val="16"/>
                      </w:rPr>
                    </w:pPr>
                  </w:p>
                </w:txbxContent>
              </v:textbox>
              <w10:wrap anchorx="page"/>
            </v:shape>
          </w:pict>
        </mc:Fallback>
      </mc:AlternateContent>
    </w:r>
  </w:p>
  <w:p w14:paraId="18E654B0" w14:textId="77777777" w:rsidR="00E34CDA" w:rsidRDefault="00E34CD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7FAE0" w14:textId="717110F7" w:rsidR="00E34CDA" w:rsidRDefault="00E34CDA" w:rsidP="00873BC6">
    <w:r>
      <w:rPr>
        <w:noProof/>
        <w:lang w:val="en-IN" w:eastAsia="en-IN"/>
      </w:rPr>
      <mc:AlternateContent>
        <mc:Choice Requires="wps">
          <w:drawing>
            <wp:anchor distT="0" distB="0" distL="114300" distR="114300" simplePos="0" relativeHeight="251658240" behindDoc="0" locked="0" layoutInCell="1" allowOverlap="1" wp14:anchorId="5F3AD286" wp14:editId="55CB405D">
              <wp:simplePos x="0" y="0"/>
              <wp:positionH relativeFrom="column">
                <wp:posOffset>-914400</wp:posOffset>
              </wp:positionH>
              <wp:positionV relativeFrom="paragraph">
                <wp:posOffset>-457835</wp:posOffset>
              </wp:positionV>
              <wp:extent cx="7791450" cy="952500"/>
              <wp:effectExtent l="0" t="0" r="0" b="0"/>
              <wp:wrapNone/>
              <wp:docPr id="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1450" cy="952500"/>
                      </a:xfrm>
                      <a:prstGeom prst="rect">
                        <a:avLst/>
                      </a:prstGeom>
                      <a:gradFill rotWithShape="1">
                        <a:gsLst>
                          <a:gs pos="0">
                            <a:srgbClr val="002552"/>
                          </a:gs>
                          <a:gs pos="50000">
                            <a:srgbClr val="003979"/>
                          </a:gs>
                          <a:gs pos="100000">
                            <a:srgbClr val="004691"/>
                          </a:gs>
                        </a:gsLst>
                        <a:lin ang="5400000" scaled="1"/>
                      </a:gradFill>
                      <a:ln>
                        <a:noFill/>
                      </a:ln>
                    </wps:spPr>
                    <wps:txbx>
                      <w:txbxContent>
                        <w:p w14:paraId="4621E68B" w14:textId="77777777" w:rsidR="00E34CDA" w:rsidRPr="00210A55" w:rsidRDefault="00E34CDA" w:rsidP="00873BC6">
                          <w:pPr>
                            <w:pStyle w:val="NormalWeb"/>
                            <w:spacing w:before="2" w:after="2"/>
                            <w:jc w:val="center"/>
                            <w:textAlignment w:val="baseline"/>
                            <w:rPr>
                              <w:rFonts w:ascii="Calibri" w:eastAsia="MS PGothic" w:hAnsi="Calibri"/>
                              <w:color w:val="FFFFFF" w:themeColor="background1"/>
                              <w:kern w:val="24"/>
                              <w:sz w:val="14"/>
                            </w:rPr>
                          </w:pPr>
                          <w:r w:rsidRPr="00210A55">
                            <w:rPr>
                              <w:rFonts w:ascii="Calibri" w:eastAsia="MS PGothic" w:hAnsi="Calibri"/>
                              <w:color w:val="FFFFFF" w:themeColor="background1"/>
                              <w:kern w:val="24"/>
                              <w:sz w:val="14"/>
                            </w:rPr>
                            <w:t>STATEMENT OF CONFIDENTIALITY</w:t>
                          </w:r>
                        </w:p>
                        <w:p w14:paraId="1D963226" w14:textId="77777777" w:rsidR="00E34CDA" w:rsidRPr="00210A55" w:rsidRDefault="00E34CDA" w:rsidP="00873BC6">
                          <w:pPr>
                            <w:pStyle w:val="NormalWeb"/>
                            <w:spacing w:before="2" w:after="2"/>
                            <w:jc w:val="center"/>
                            <w:textAlignment w:val="baseline"/>
                            <w:rPr>
                              <w:rFonts w:ascii="Calibri" w:eastAsia="MS PGothic" w:hAnsi="Calibri"/>
                              <w:color w:val="FFFFFF" w:themeColor="background1"/>
                              <w:kern w:val="24"/>
                              <w:sz w:val="14"/>
                            </w:rPr>
                          </w:pPr>
                        </w:p>
                        <w:p w14:paraId="260E9281" w14:textId="77777777" w:rsidR="00E34CDA" w:rsidRPr="00210A55" w:rsidRDefault="00E34CDA" w:rsidP="00873BC6">
                          <w:pPr>
                            <w:pStyle w:val="NormalWeb"/>
                            <w:spacing w:before="2" w:after="2"/>
                            <w:jc w:val="center"/>
                            <w:textAlignment w:val="baseline"/>
                            <w:rPr>
                              <w:rFonts w:ascii="Calibri" w:eastAsia="MS PGothic" w:hAnsi="Calibri"/>
                              <w:color w:val="FFFFFF" w:themeColor="background1"/>
                              <w:kern w:val="24"/>
                              <w:sz w:val="14"/>
                            </w:rPr>
                          </w:pPr>
                          <w:r w:rsidRPr="00210A55">
                            <w:rPr>
                              <w:rFonts w:ascii="Calibri" w:eastAsia="MS PGothic" w:hAnsi="Calibri"/>
                              <w:color w:val="FFFFFF" w:themeColor="background1"/>
                              <w:kern w:val="24"/>
                              <w:sz w:val="14"/>
                            </w:rPr>
                            <w:t>This</w:t>
                          </w:r>
                          <w:r>
                            <w:rPr>
                              <w:rFonts w:ascii="Calibri" w:eastAsia="MS PGothic" w:hAnsi="Calibri"/>
                              <w:color w:val="FFFFFF" w:themeColor="background1"/>
                              <w:kern w:val="24"/>
                              <w:sz w:val="14"/>
                            </w:rPr>
                            <w:t xml:space="preserve"> document is the property of CBSL</w:t>
                          </w:r>
                          <w:r w:rsidRPr="00210A55">
                            <w:rPr>
                              <w:rFonts w:ascii="Calibri" w:eastAsia="MS PGothic" w:hAnsi="Calibri"/>
                              <w:color w:val="FFFFFF" w:themeColor="background1"/>
                              <w:kern w:val="24"/>
                              <w:sz w:val="14"/>
                            </w:rPr>
                            <w:t xml:space="preserve"> and is produced in response to your request. No part of this document shall be reproduced, stored in a retrieval system, or transmitted by any means, electronic, mechanical, photocopying, recording, or otherwise, to parties outside your organization without pri</w:t>
                          </w:r>
                          <w:r>
                            <w:rPr>
                              <w:rFonts w:ascii="Calibri" w:eastAsia="MS PGothic" w:hAnsi="Calibri"/>
                              <w:color w:val="FFFFFF" w:themeColor="background1"/>
                              <w:kern w:val="24"/>
                              <w:sz w:val="14"/>
                            </w:rPr>
                            <w:t>or written permission from CBSL</w:t>
                          </w:r>
                        </w:p>
                        <w:p w14:paraId="18172945" w14:textId="77777777" w:rsidR="00E34CDA" w:rsidRPr="00092B97" w:rsidRDefault="00E34CDA" w:rsidP="00873BC6">
                          <w:pPr>
                            <w:spacing w:after="0"/>
                            <w:rPr>
                              <w:sz w:val="14"/>
                              <w:szCs w:val="14"/>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F3AD286" id="_x0000_s1031" style="position:absolute;margin-left:-1in;margin-top:-36.05pt;width:613.5pt;height: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" fillcolor="#002552" stroked="f">
              <v:fill color2="#004691" rotate="t" colors="0 #002552;.5 #003979;1 #004691" focus="100%" type="gradient"/>
              <v:textbox>
                <w:txbxContent>
                  <w:p w14:paraId="4621E68B" w14:textId="77777777" w:rsidR="00E34CDA" w:rsidRPr="00210A55" w:rsidRDefault="00E34CDA" w:rsidP="00873BC6">
                    <w:pPr>
                      <w:pStyle w:val="NormalWeb"/>
                      <w:spacing w:before="2" w:after="2"/>
                      <w:jc w:val="center"/>
                      <w:textAlignment w:val="baseline"/>
                      <w:rPr>
                        <w:rFonts w:ascii="Calibri" w:eastAsia="MS PGothic" w:hAnsi="Calibri"/>
                        <w:color w:val="FFFFFF" w:themeColor="background1"/>
                        <w:kern w:val="24"/>
                        <w:sz w:val="14"/>
                      </w:rPr>
                    </w:pPr>
                    <w:r w:rsidRPr="00210A55">
                      <w:rPr>
                        <w:rFonts w:ascii="Calibri" w:eastAsia="MS PGothic" w:hAnsi="Calibri"/>
                        <w:color w:val="FFFFFF" w:themeColor="background1"/>
                        <w:kern w:val="24"/>
                        <w:sz w:val="14"/>
                      </w:rPr>
                      <w:t>STATEMENT OF CONFIDENTIALITY</w:t>
                    </w:r>
                  </w:p>
                  <w:p w14:paraId="1D963226" w14:textId="77777777" w:rsidR="00E34CDA" w:rsidRPr="00210A55" w:rsidRDefault="00E34CDA" w:rsidP="00873BC6">
                    <w:pPr>
                      <w:pStyle w:val="NormalWeb"/>
                      <w:spacing w:before="2" w:after="2"/>
                      <w:jc w:val="center"/>
                      <w:textAlignment w:val="baseline"/>
                      <w:rPr>
                        <w:rFonts w:ascii="Calibri" w:eastAsia="MS PGothic" w:hAnsi="Calibri"/>
                        <w:color w:val="FFFFFF" w:themeColor="background1"/>
                        <w:kern w:val="24"/>
                        <w:sz w:val="14"/>
                      </w:rPr>
                    </w:pPr>
                  </w:p>
                  <w:p w14:paraId="260E9281" w14:textId="77777777" w:rsidR="00E34CDA" w:rsidRPr="00210A55" w:rsidRDefault="00E34CDA" w:rsidP="00873BC6">
                    <w:pPr>
                      <w:pStyle w:val="NormalWeb"/>
                      <w:spacing w:before="2" w:after="2"/>
                      <w:jc w:val="center"/>
                      <w:textAlignment w:val="baseline"/>
                      <w:rPr>
                        <w:rFonts w:ascii="Calibri" w:eastAsia="MS PGothic" w:hAnsi="Calibri"/>
                        <w:color w:val="FFFFFF" w:themeColor="background1"/>
                        <w:kern w:val="24"/>
                        <w:sz w:val="14"/>
                      </w:rPr>
                    </w:pPr>
                    <w:r w:rsidRPr="00210A55">
                      <w:rPr>
                        <w:rFonts w:ascii="Calibri" w:eastAsia="MS PGothic" w:hAnsi="Calibri"/>
                        <w:color w:val="FFFFFF" w:themeColor="background1"/>
                        <w:kern w:val="24"/>
                        <w:sz w:val="14"/>
                      </w:rPr>
                      <w:t>This</w:t>
                    </w:r>
                    <w:r>
                      <w:rPr>
                        <w:rFonts w:ascii="Calibri" w:eastAsia="MS PGothic" w:hAnsi="Calibri"/>
                        <w:color w:val="FFFFFF" w:themeColor="background1"/>
                        <w:kern w:val="24"/>
                        <w:sz w:val="14"/>
                      </w:rPr>
                      <w:t xml:space="preserve"> document is the property of CBSL</w:t>
                    </w:r>
                    <w:r w:rsidRPr="00210A55">
                      <w:rPr>
                        <w:rFonts w:ascii="Calibri" w:eastAsia="MS PGothic" w:hAnsi="Calibri"/>
                        <w:color w:val="FFFFFF" w:themeColor="background1"/>
                        <w:kern w:val="24"/>
                        <w:sz w:val="14"/>
                      </w:rPr>
                      <w:t xml:space="preserve"> and is produced in response to your request. No part of this document shall be reproduced, stored in a retrieval system, or transmitted by any means, electronic, mechanical, photocopying, recording, or otherwise, to parties outside your organization without pri</w:t>
                    </w:r>
                    <w:r>
                      <w:rPr>
                        <w:rFonts w:ascii="Calibri" w:eastAsia="MS PGothic" w:hAnsi="Calibri"/>
                        <w:color w:val="FFFFFF" w:themeColor="background1"/>
                        <w:kern w:val="24"/>
                        <w:sz w:val="14"/>
                      </w:rPr>
                      <w:t>or written permission from CBSL</w:t>
                    </w:r>
                  </w:p>
                  <w:p w14:paraId="18172945" w14:textId="77777777" w:rsidR="00E34CDA" w:rsidRPr="00092B97" w:rsidRDefault="00E34CDA" w:rsidP="00873BC6">
                    <w:pPr>
                      <w:spacing w:after="0"/>
                      <w:rPr>
                        <w:sz w:val="14"/>
                        <w:szCs w:val="14"/>
                      </w:rPr>
                    </w:pP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7880C5" w14:textId="77777777" w:rsidR="00172FD7" w:rsidRDefault="00172FD7" w:rsidP="000F7894">
      <w:pPr>
        <w:spacing w:after="0" w:line="240" w:lineRule="auto"/>
      </w:pPr>
      <w:r>
        <w:separator/>
      </w:r>
    </w:p>
  </w:footnote>
  <w:footnote w:type="continuationSeparator" w:id="0">
    <w:p w14:paraId="37B4E19A" w14:textId="77777777" w:rsidR="00172FD7" w:rsidRDefault="00172FD7" w:rsidP="000F7894">
      <w:pPr>
        <w:spacing w:after="0" w:line="240" w:lineRule="auto"/>
      </w:pPr>
      <w:r>
        <w:continuationSeparator/>
      </w:r>
    </w:p>
  </w:footnote>
  <w:footnote w:type="continuationNotice" w:id="1">
    <w:p w14:paraId="73C6C455" w14:textId="77777777" w:rsidR="00172FD7" w:rsidRDefault="00172FD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570029828"/>
      <w:docPartObj>
        <w:docPartGallery w:val="Page Numbers (Top of Page)"/>
        <w:docPartUnique/>
      </w:docPartObj>
    </w:sdtPr>
    <w:sdtEndPr>
      <w:rPr>
        <w:b/>
        <w:bCs/>
        <w:noProof/>
        <w:color w:val="auto"/>
        <w:spacing w:val="0"/>
      </w:rPr>
    </w:sdtEndPr>
    <w:sdtContent>
      <w:p w14:paraId="7ED4A92E" w14:textId="1798F295" w:rsidR="00E34CDA" w:rsidRDefault="00E34CDA" w:rsidP="00365BAB">
        <w:pPr>
          <w:pStyle w:val="Header"/>
          <w:pBdr>
            <w:bottom w:val="single" w:sz="4" w:space="1" w:color="D9D9D9" w:themeColor="background1" w:themeShade="D9"/>
          </w:pBdr>
          <w:rPr>
            <w:color w:val="7F7F7F" w:themeColor="background1" w:themeShade="7F"/>
            <w:spacing w:val="60"/>
          </w:rPr>
        </w:pPr>
      </w:p>
      <w:p w14:paraId="26DA58E2" w14:textId="5B20E1AA" w:rsidR="00E34CDA" w:rsidRDefault="00E34CDA" w:rsidP="00455C52">
        <w:pPr>
          <w:pStyle w:val="Header"/>
          <w:pBdr>
            <w:bottom w:val="single" w:sz="4" w:space="1" w:color="D9D9D9" w:themeColor="background1" w:themeShade="D9"/>
          </w:pBdr>
          <w:jc w:val="right"/>
          <w:rPr>
            <w:b/>
            <w:bCs/>
            <w:noProof/>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1E7F84" w:rsidRPr="001E7F84">
          <w:rPr>
            <w:b/>
            <w:bCs/>
            <w:noProof/>
          </w:rPr>
          <w:t>6</w:t>
        </w:r>
        <w:r>
          <w:rPr>
            <w:b/>
            <w:bCs/>
            <w:noProof/>
          </w:rPr>
          <w:fldChar w:fldCharType="end"/>
        </w:r>
      </w:p>
      <w:p w14:paraId="6DC6A77D" w14:textId="0A5E2B28" w:rsidR="00E34CDA" w:rsidRPr="00365BAB" w:rsidRDefault="00172FD7" w:rsidP="00365BAB">
        <w:pPr>
          <w:pStyle w:val="Header"/>
          <w:pBdr>
            <w:bottom w:val="single" w:sz="4" w:space="1" w:color="D9D9D9" w:themeColor="background1" w:themeShade="D9"/>
          </w:pBdr>
          <w:jc w:val="right"/>
          <w:rPr>
            <w:b/>
            <w:bCs/>
          </w:rPr>
        </w:pP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42277" w14:textId="47F8FAF6" w:rsidR="00E34CDA" w:rsidRDefault="00E34CDA" w:rsidP="00F87CCE">
    <w:pPr>
      <w:pStyle w:val="Header"/>
    </w:pPr>
    <w:r>
      <w:rPr>
        <w:noProof/>
        <w:lang w:val="en-IN" w:eastAsia="en-IN"/>
      </w:rPr>
      <mc:AlternateContent>
        <mc:Choice Requires="wps">
          <w:drawing>
            <wp:anchor distT="0" distB="0" distL="114300" distR="114300" simplePos="0" relativeHeight="251658241" behindDoc="0" locked="0" layoutInCell="1" allowOverlap="1" wp14:anchorId="4677AD41" wp14:editId="460EFC7C">
              <wp:simplePos x="0" y="0"/>
              <wp:positionH relativeFrom="column">
                <wp:posOffset>4072890</wp:posOffset>
              </wp:positionH>
              <wp:positionV relativeFrom="paragraph">
                <wp:posOffset>-257175</wp:posOffset>
              </wp:positionV>
              <wp:extent cx="2343150" cy="51435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3150" cy="514350"/>
                      </a:xfrm>
                      <a:prstGeom prst="rect">
                        <a:avLst/>
                      </a:prstGeom>
                      <a:noFill/>
                      <a:ln w="6350">
                        <a:noFill/>
                      </a:ln>
                      <a:effectLst/>
                    </wps:spPr>
                    <wps:txbx>
                      <w:txbxContent>
                        <w:p w14:paraId="0A336AAE" w14:textId="77777777" w:rsidR="00E34CDA" w:rsidRPr="00784F11" w:rsidRDefault="00E34CDA" w:rsidP="00873BC6">
                          <w:pPr>
                            <w:pStyle w:val="Header"/>
                            <w:ind w:left="180"/>
                            <w:jc w:val="right"/>
                            <w:rPr>
                              <w:rFonts w:cstheme="minorHAnsi"/>
                              <w:b/>
                              <w:color w:val="06456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677AD41" id="_x0000_t202" coordsize="21600,21600" o:spt="202" path="m,l,21600r21600,l21600,xe">
              <v:stroke joinstyle="miter"/>
              <v:path gradientshapeok="t" o:connecttype="rect"/>
            </v:shapetype>
            <v:shape id="Text Box 3" o:spid="_x0000_s1030" type="#_x0000_t202" style="position:absolute;margin-left:320.7pt;margin-top:-20.25pt;width:184.5pt;height:40.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" filled="f" stroked="f" strokeweight=".5pt">
              <v:textbox>
                <w:txbxContent>
                  <w:p w14:paraId="0A336AAE" w14:textId="77777777" w:rsidR="00E34CDA" w:rsidRPr="00784F11" w:rsidRDefault="00E34CDA" w:rsidP="00873BC6">
                    <w:pPr>
                      <w:pStyle w:val="Header"/>
                      <w:ind w:left="180"/>
                      <w:jc w:val="right"/>
                      <w:rPr>
                        <w:rFonts w:cstheme="minorHAnsi"/>
                        <w:b/>
                        <w:color w:val="06456B"/>
                      </w:rPr>
                    </w:pPr>
                  </w:p>
                </w:txbxContent>
              </v:textbox>
            </v:shape>
          </w:pict>
        </mc:Fallback>
      </mc:AlternateConten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0B0D86E"/>
    <w:lvl w:ilvl="0">
      <w:start w:val="1"/>
      <w:numFmt w:val="decimal"/>
      <w:pStyle w:val="ListNumber5"/>
      <w:lvlText w:val="%1."/>
      <w:lvlJc w:val="left"/>
      <w:pPr>
        <w:tabs>
          <w:tab w:val="num" w:pos="1800"/>
        </w:tabs>
        <w:ind w:left="1800" w:hanging="360"/>
      </w:pPr>
    </w:lvl>
  </w:abstractNum>
  <w:abstractNum w:abstractNumId="1" w15:restartNumberingAfterBreak="0">
    <w:nsid w:val="FFFFFF89"/>
    <w:multiLevelType w:val="singleLevel"/>
    <w:tmpl w:val="73C48014"/>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12"/>
    <w:multiLevelType w:val="singleLevel"/>
    <w:tmpl w:val="00000012"/>
    <w:name w:val="WW8Num19"/>
    <w:lvl w:ilvl="0">
      <w:start w:val="1"/>
      <w:numFmt w:val="bullet"/>
      <w:lvlText w:val=""/>
      <w:lvlJc w:val="left"/>
      <w:pPr>
        <w:tabs>
          <w:tab w:val="num" w:pos="0"/>
        </w:tabs>
        <w:ind w:left="1440" w:hanging="360"/>
      </w:pPr>
      <w:rPr>
        <w:rFonts w:ascii="Symbol" w:hAnsi="Symbol"/>
      </w:rPr>
    </w:lvl>
  </w:abstractNum>
  <w:abstractNum w:abstractNumId="3" w15:restartNumberingAfterBreak="0">
    <w:nsid w:val="00000016"/>
    <w:multiLevelType w:val="singleLevel"/>
    <w:tmpl w:val="00000016"/>
    <w:name w:val="WW8Num24"/>
    <w:lvl w:ilvl="0">
      <w:start w:val="1"/>
      <w:numFmt w:val="bullet"/>
      <w:lvlText w:val=""/>
      <w:lvlJc w:val="left"/>
      <w:pPr>
        <w:tabs>
          <w:tab w:val="num" w:pos="0"/>
        </w:tabs>
        <w:ind w:left="1800" w:hanging="360"/>
      </w:pPr>
      <w:rPr>
        <w:rFonts w:ascii="Symbol" w:hAnsi="Symbol"/>
      </w:rPr>
    </w:lvl>
  </w:abstractNum>
  <w:abstractNum w:abstractNumId="4" w15:restartNumberingAfterBreak="0">
    <w:nsid w:val="01392033"/>
    <w:multiLevelType w:val="hybridMultilevel"/>
    <w:tmpl w:val="21F28E36"/>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01A42D8F"/>
    <w:multiLevelType w:val="hybridMultilevel"/>
    <w:tmpl w:val="294E12A6"/>
    <w:lvl w:ilvl="0" w:tplc="EC2E2088">
      <w:start w:val="1"/>
      <w:numFmt w:val="bullet"/>
      <w:pStyle w:val="AppBulletA2300C"/>
      <w:lvlText w:val=""/>
      <w:lvlJc w:val="left"/>
      <w:pPr>
        <w:tabs>
          <w:tab w:val="num" w:pos="927"/>
        </w:tabs>
        <w:ind w:left="927" w:hanging="360"/>
      </w:pPr>
      <w:rPr>
        <w:rFonts w:ascii="Wingdings 2" w:hAnsi="Wingdings 2" w:hint="default"/>
        <w:color w:val="0078C1"/>
        <w:sz w:val="16"/>
        <w:szCs w:val="16"/>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2CA1ECE"/>
    <w:multiLevelType w:val="hybridMultilevel"/>
    <w:tmpl w:val="02143AB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34C1934"/>
    <w:multiLevelType w:val="multilevel"/>
    <w:tmpl w:val="B2668F9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576"/>
        </w:tabs>
        <w:ind w:left="576" w:hanging="576"/>
      </w:pPr>
      <w:rPr>
        <w:rFonts w:hint="default"/>
        <w:b w:val="0"/>
        <w:i w:val="0"/>
      </w:rPr>
    </w:lvl>
    <w:lvl w:ilvl="2">
      <w:start w:val="1"/>
      <w:numFmt w:val="decimal"/>
      <w:pStyle w:val="vinay4"/>
      <w:lvlText w:val="%1.%2.%3"/>
      <w:lvlJc w:val="left"/>
      <w:pPr>
        <w:tabs>
          <w:tab w:val="num" w:pos="720"/>
        </w:tabs>
        <w:ind w:left="720" w:hanging="720"/>
      </w:pPr>
      <w:rPr>
        <w:rFonts w:hint="default"/>
        <w:b/>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0484633B"/>
    <w:multiLevelType w:val="hybridMultilevel"/>
    <w:tmpl w:val="323EBC3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549036B"/>
    <w:multiLevelType w:val="hybridMultilevel"/>
    <w:tmpl w:val="7128AE9C"/>
    <w:lvl w:ilvl="0" w:tplc="A738A6FE">
      <w:start w:val="1"/>
      <w:numFmt w:val="decimal"/>
      <w:lvlText w:val="%1."/>
      <w:lvlJc w:val="left"/>
      <w:pPr>
        <w:ind w:left="720" w:hanging="360"/>
      </w:pPr>
      <w:rPr>
        <w:rFonts w:hint="default"/>
      </w:rPr>
    </w:lvl>
    <w:lvl w:ilvl="1" w:tplc="10EA376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CB727C"/>
    <w:multiLevelType w:val="hybridMultilevel"/>
    <w:tmpl w:val="BAC4A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E864A3"/>
    <w:multiLevelType w:val="hybridMultilevel"/>
    <w:tmpl w:val="56D6D5A4"/>
    <w:lvl w:ilvl="0" w:tplc="FFFFFFFF">
      <w:start w:val="1"/>
      <w:numFmt w:val="bullet"/>
      <w:pStyle w:val="AnswerBullet2"/>
      <w:lvlText w:val=""/>
      <w:lvlJc w:val="left"/>
      <w:pPr>
        <w:tabs>
          <w:tab w:val="num" w:pos="720"/>
        </w:tabs>
        <w:ind w:left="216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9163A0D"/>
    <w:multiLevelType w:val="hybridMultilevel"/>
    <w:tmpl w:val="D37AA642"/>
    <w:lvl w:ilvl="0" w:tplc="C2500444">
      <w:start w:val="1"/>
      <w:numFmt w:val="bullet"/>
      <w:pStyle w:val="ListBullet2"/>
      <w:lvlText w:val=""/>
      <w:lvlJc w:val="left"/>
      <w:pPr>
        <w:tabs>
          <w:tab w:val="num" w:pos="360"/>
        </w:tabs>
        <w:ind w:left="360" w:hanging="360"/>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92F74CC"/>
    <w:multiLevelType w:val="hybridMultilevel"/>
    <w:tmpl w:val="21F28E3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ABC0FC5"/>
    <w:multiLevelType w:val="multilevel"/>
    <w:tmpl w:val="28301828"/>
    <w:lvl w:ilvl="0">
      <w:start w:val="1"/>
      <w:numFmt w:val="decimal"/>
      <w:pStyle w:val="NumberedHeadingStyleA1"/>
      <w:lvlText w:val="%1"/>
      <w:lvlJc w:val="left"/>
      <w:pPr>
        <w:tabs>
          <w:tab w:val="num" w:pos="360"/>
        </w:tabs>
        <w:ind w:left="360" w:hanging="360"/>
      </w:pPr>
      <w:rPr>
        <w:rFonts w:cs="Times New Roman" w:hint="default"/>
      </w:rPr>
    </w:lvl>
    <w:lvl w:ilvl="1">
      <w:start w:val="1"/>
      <w:numFmt w:val="decimal"/>
      <w:lvlText w:val="%1.%2"/>
      <w:lvlJc w:val="left"/>
      <w:pPr>
        <w:tabs>
          <w:tab w:val="num" w:pos="720"/>
        </w:tabs>
        <w:ind w:left="720" w:hanging="720"/>
      </w:pPr>
      <w:rPr>
        <w:rFonts w:cs="Times New Roman" w:hint="default"/>
      </w:rPr>
    </w:lvl>
    <w:lvl w:ilvl="2">
      <w:start w:val="1"/>
      <w:numFmt w:val="decimal"/>
      <w:pStyle w:val="NumberedHeadingStyleA3"/>
      <w:lvlText w:val="%1.%2.%3"/>
      <w:lvlJc w:val="left"/>
      <w:pPr>
        <w:tabs>
          <w:tab w:val="num" w:pos="720"/>
        </w:tabs>
        <w:ind w:left="720" w:hanging="720"/>
      </w:pPr>
      <w:rPr>
        <w:rFonts w:cs="Times New Roman" w:hint="default"/>
        <w:b/>
      </w:rPr>
    </w:lvl>
    <w:lvl w:ilvl="3">
      <w:start w:val="1"/>
      <w:numFmt w:val="decimal"/>
      <w:pStyle w:val="NumberedHeadingStyleA4"/>
      <w:lvlText w:val="%1.%2.%3.%4"/>
      <w:lvlJc w:val="left"/>
      <w:pPr>
        <w:tabs>
          <w:tab w:val="num" w:pos="1080"/>
        </w:tabs>
        <w:ind w:left="1080" w:hanging="1080"/>
      </w:pPr>
      <w:rPr>
        <w:rFonts w:cs="Times New Roman" w:hint="default"/>
      </w:rPr>
    </w:lvl>
    <w:lvl w:ilvl="4">
      <w:start w:val="1"/>
      <w:numFmt w:val="decimal"/>
      <w:pStyle w:val="NumberedHeadingStyleA5"/>
      <w:lvlText w:val="%1.%2.%3.%4.%5"/>
      <w:lvlJc w:val="left"/>
      <w:pPr>
        <w:tabs>
          <w:tab w:val="num" w:pos="1080"/>
        </w:tabs>
        <w:ind w:left="1080" w:hanging="1080"/>
      </w:pPr>
      <w:rPr>
        <w:rFonts w:cs="Times New Roman" w:hint="default"/>
      </w:rPr>
    </w:lvl>
    <w:lvl w:ilvl="5">
      <w:start w:val="1"/>
      <w:numFmt w:val="decimal"/>
      <w:pStyle w:val="NumberedHeadingStyleA6"/>
      <w:lvlText w:val="%1.%2.%3.%4.%5.%6"/>
      <w:lvlJc w:val="left"/>
      <w:pPr>
        <w:tabs>
          <w:tab w:val="num" w:pos="1440"/>
        </w:tabs>
        <w:ind w:left="1440" w:hanging="1440"/>
      </w:pPr>
      <w:rPr>
        <w:rFonts w:cs="Times New Roman" w:hint="default"/>
      </w:rPr>
    </w:lvl>
    <w:lvl w:ilvl="6">
      <w:start w:val="1"/>
      <w:numFmt w:val="decimal"/>
      <w:pStyle w:val="NumberedHeadingStyleA7"/>
      <w:lvlText w:val="%1.%2.%3.%4.%5.%6.%7"/>
      <w:lvlJc w:val="left"/>
      <w:pPr>
        <w:tabs>
          <w:tab w:val="num" w:pos="1440"/>
        </w:tabs>
        <w:ind w:left="1440" w:hanging="1440"/>
      </w:pPr>
      <w:rPr>
        <w:rFonts w:cs="Times New Roman" w:hint="default"/>
      </w:rPr>
    </w:lvl>
    <w:lvl w:ilvl="7">
      <w:start w:val="1"/>
      <w:numFmt w:val="decimal"/>
      <w:pStyle w:val="NumberedHeadingStyleA8"/>
      <w:lvlText w:val="%1.%2.%3.%4.%5.%6.%7.%8"/>
      <w:lvlJc w:val="left"/>
      <w:pPr>
        <w:tabs>
          <w:tab w:val="num" w:pos="1800"/>
        </w:tabs>
        <w:ind w:left="1800" w:hanging="1800"/>
      </w:pPr>
      <w:rPr>
        <w:rFonts w:cs="Times New Roman" w:hint="default"/>
      </w:rPr>
    </w:lvl>
    <w:lvl w:ilvl="8">
      <w:start w:val="1"/>
      <w:numFmt w:val="decimal"/>
      <w:pStyle w:val="NumberedHeadingStyleA9"/>
      <w:lvlText w:val="%1.%2.%3.%4.%5.%6.%7.%8.%9"/>
      <w:lvlJc w:val="left"/>
      <w:pPr>
        <w:tabs>
          <w:tab w:val="num" w:pos="1800"/>
        </w:tabs>
        <w:ind w:left="1800" w:hanging="1800"/>
      </w:pPr>
      <w:rPr>
        <w:rFonts w:cs="Times New Roman" w:hint="default"/>
      </w:rPr>
    </w:lvl>
  </w:abstractNum>
  <w:abstractNum w:abstractNumId="15" w15:restartNumberingAfterBreak="0">
    <w:nsid w:val="0ADD74AA"/>
    <w:multiLevelType w:val="hybridMultilevel"/>
    <w:tmpl w:val="DAB4B6FE"/>
    <w:lvl w:ilvl="0" w:tplc="D42AFCB0">
      <w:start w:val="1"/>
      <w:numFmt w:val="bullet"/>
      <w:pStyle w:val="TBSSBullet"/>
      <w:lvlText w:val=""/>
      <w:lvlJc w:val="left"/>
      <w:pPr>
        <w:ind w:left="738" w:hanging="360"/>
      </w:pPr>
      <w:rPr>
        <w:rFonts w:ascii="Wingdings" w:hAnsi="Wingdings" w:hint="default"/>
        <w:color w:val="auto"/>
      </w:rPr>
    </w:lvl>
    <w:lvl w:ilvl="1" w:tplc="59604AA4">
      <w:start w:val="1"/>
      <w:numFmt w:val="bullet"/>
      <w:lvlText w:val=""/>
      <w:lvlJc w:val="left"/>
      <w:pPr>
        <w:tabs>
          <w:tab w:val="num" w:pos="1440"/>
        </w:tabs>
        <w:ind w:left="1440" w:hanging="360"/>
      </w:pPr>
      <w:rPr>
        <w:rFonts w:ascii="Wingdings 2" w:hAnsi="Wingdings 2" w:hint="default"/>
        <w:color w:val="99330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C9F5054"/>
    <w:multiLevelType w:val="hybridMultilevel"/>
    <w:tmpl w:val="B5C498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CD462BD"/>
    <w:multiLevelType w:val="hybridMultilevel"/>
    <w:tmpl w:val="8A4292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05A00D3"/>
    <w:multiLevelType w:val="hybridMultilevel"/>
    <w:tmpl w:val="BC3CD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1B74A1F"/>
    <w:multiLevelType w:val="multilevel"/>
    <w:tmpl w:val="7E18F06C"/>
    <w:lvl w:ilvl="0">
      <w:start w:val="1"/>
      <w:numFmt w:val="decimal"/>
      <w:pStyle w:val="WarrantyL1"/>
      <w:suff w:val="nothing"/>
      <w:lvlText w:val="Warranty %1"/>
      <w:lvlJc w:val="left"/>
      <w:rPr>
        <w:rFonts w:cs="Times New Roman" w:hint="default"/>
      </w:rPr>
    </w:lvl>
    <w:lvl w:ilvl="1">
      <w:start w:val="1"/>
      <w:numFmt w:val="decimal"/>
      <w:pStyle w:val="WarrantyL2"/>
      <w:lvlText w:val="%1.%2"/>
      <w:lvlJc w:val="left"/>
      <w:pPr>
        <w:tabs>
          <w:tab w:val="num" w:pos="680"/>
        </w:tabs>
        <w:ind w:left="680" w:hanging="680"/>
      </w:pPr>
      <w:rPr>
        <w:rFonts w:cs="Times New Roman" w:hint="default"/>
      </w:rPr>
    </w:lvl>
    <w:lvl w:ilvl="2">
      <w:start w:val="1"/>
      <w:numFmt w:val="lowerLetter"/>
      <w:pStyle w:val="WarrantyL3"/>
      <w:lvlText w:val="(%3)"/>
      <w:lvlJc w:val="left"/>
      <w:pPr>
        <w:tabs>
          <w:tab w:val="num" w:pos="1361"/>
        </w:tabs>
        <w:ind w:left="1361" w:hanging="681"/>
      </w:pPr>
      <w:rPr>
        <w:rFonts w:cs="Times New Roman" w:hint="default"/>
      </w:rPr>
    </w:lvl>
    <w:lvl w:ilvl="3">
      <w:start w:val="1"/>
      <w:numFmt w:val="lowerRoman"/>
      <w:pStyle w:val="WarrantyL4"/>
      <w:lvlText w:val="(%4)"/>
      <w:lvlJc w:val="left"/>
      <w:pPr>
        <w:tabs>
          <w:tab w:val="num" w:pos="2041"/>
        </w:tabs>
        <w:ind w:left="2041" w:hanging="680"/>
      </w:pPr>
      <w:rPr>
        <w:rFonts w:cs="Times New Roman" w:hint="default"/>
      </w:rPr>
    </w:lvl>
    <w:lvl w:ilvl="4">
      <w:start w:val="1"/>
      <w:numFmt w:val="upperLetter"/>
      <w:pStyle w:val="WarrantyL5"/>
      <w:lvlText w:val="(%5)"/>
      <w:lvlJc w:val="left"/>
      <w:pPr>
        <w:tabs>
          <w:tab w:val="num" w:pos="2722"/>
        </w:tabs>
        <w:ind w:left="2722" w:hanging="681"/>
      </w:pPr>
      <w:rPr>
        <w:rFonts w:cs="Times New Roman" w:hint="default"/>
      </w:rPr>
    </w:lvl>
    <w:lvl w:ilvl="5">
      <w:start w:val="1"/>
      <w:numFmt w:val="none"/>
      <w:lvlText w:val=""/>
      <w:lvlJc w:val="left"/>
      <w:pPr>
        <w:tabs>
          <w:tab w:val="num" w:pos="0"/>
        </w:tabs>
      </w:pPr>
      <w:rPr>
        <w:rFonts w:cs="Times New Roman" w:hint="default"/>
      </w:rPr>
    </w:lvl>
    <w:lvl w:ilvl="6">
      <w:start w:val="1"/>
      <w:numFmt w:val="none"/>
      <w:lvlText w:val=""/>
      <w:lvlJc w:val="left"/>
      <w:pPr>
        <w:tabs>
          <w:tab w:val="num" w:pos="0"/>
        </w:tabs>
        <w:ind w:firstLine="567"/>
      </w:pPr>
      <w:rPr>
        <w:rFonts w:cs="Times New Roman" w:hint="default"/>
      </w:rPr>
    </w:lvl>
    <w:lvl w:ilvl="7">
      <w:start w:val="1"/>
      <w:numFmt w:val="none"/>
      <w:lvlText w:val=""/>
      <w:lvlJc w:val="left"/>
      <w:pPr>
        <w:tabs>
          <w:tab w:val="num" w:pos="0"/>
        </w:tabs>
      </w:pPr>
      <w:rPr>
        <w:rFonts w:cs="Times New Roman" w:hint="default"/>
      </w:rPr>
    </w:lvl>
    <w:lvl w:ilvl="8">
      <w:start w:val="1"/>
      <w:numFmt w:val="none"/>
      <w:lvlText w:val=""/>
      <w:lvlJc w:val="left"/>
      <w:pPr>
        <w:tabs>
          <w:tab w:val="num" w:pos="0"/>
        </w:tabs>
      </w:pPr>
      <w:rPr>
        <w:rFonts w:cs="Times New Roman" w:hint="default"/>
      </w:rPr>
    </w:lvl>
  </w:abstractNum>
  <w:abstractNum w:abstractNumId="20" w15:restartNumberingAfterBreak="0">
    <w:nsid w:val="125F7C30"/>
    <w:multiLevelType w:val="hybridMultilevel"/>
    <w:tmpl w:val="149033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2CD695F"/>
    <w:multiLevelType w:val="multilevel"/>
    <w:tmpl w:val="5FAA6592"/>
    <w:lvl w:ilvl="0">
      <w:start w:val="1"/>
      <w:numFmt w:val="none"/>
      <w:pStyle w:val="Note"/>
      <w:lvlText w:val="NOTE: "/>
      <w:lvlJc w:val="left"/>
      <w:pPr>
        <w:tabs>
          <w:tab w:val="num" w:pos="2376"/>
        </w:tabs>
        <w:ind w:left="2088" w:hanging="432"/>
      </w:pPr>
      <w:rPr>
        <w:rFonts w:ascii="Arial Narrow" w:hAnsi="Arial Narrow" w:hint="default"/>
        <w:b/>
        <w:i w:val="0"/>
        <w:sz w:val="22"/>
      </w:rPr>
    </w:lvl>
    <w:lvl w:ilvl="1">
      <w:start w:val="1"/>
      <w:numFmt w:val="decimal"/>
      <w:lvlText w:val="%1.%2"/>
      <w:lvlJc w:val="left"/>
      <w:pPr>
        <w:tabs>
          <w:tab w:val="num" w:pos="2232"/>
        </w:tabs>
        <w:ind w:left="2232" w:hanging="576"/>
      </w:pPr>
      <w:rPr>
        <w:rFonts w:hint="default"/>
      </w:rPr>
    </w:lvl>
    <w:lvl w:ilvl="2">
      <w:start w:val="1"/>
      <w:numFmt w:val="decimal"/>
      <w:lvlText w:val="%1.%2.%3"/>
      <w:lvlJc w:val="left"/>
      <w:pPr>
        <w:tabs>
          <w:tab w:val="num" w:pos="2736"/>
        </w:tabs>
        <w:ind w:left="2376" w:hanging="720"/>
      </w:pPr>
      <w:rPr>
        <w:rFonts w:hint="default"/>
      </w:rPr>
    </w:lvl>
    <w:lvl w:ilvl="3">
      <w:start w:val="1"/>
      <w:numFmt w:val="decimal"/>
      <w:lvlText w:val="%1.%2.%3.%4"/>
      <w:lvlJc w:val="left"/>
      <w:pPr>
        <w:tabs>
          <w:tab w:val="num" w:pos="2520"/>
        </w:tabs>
        <w:ind w:left="2520" w:hanging="864"/>
      </w:pPr>
      <w:rPr>
        <w:rFonts w:hint="default"/>
      </w:rPr>
    </w:lvl>
    <w:lvl w:ilvl="4">
      <w:start w:val="1"/>
      <w:numFmt w:val="decimal"/>
      <w:lvlText w:val="%1.%2.%3.%4.%5"/>
      <w:lvlJc w:val="left"/>
      <w:pPr>
        <w:tabs>
          <w:tab w:val="num" w:pos="2664"/>
        </w:tabs>
        <w:ind w:left="2664" w:hanging="1008"/>
      </w:pPr>
      <w:rPr>
        <w:rFonts w:hint="default"/>
      </w:rPr>
    </w:lvl>
    <w:lvl w:ilvl="5">
      <w:start w:val="1"/>
      <w:numFmt w:val="decimal"/>
      <w:lvlText w:val="%1.%2.%3.%4.%5.%6"/>
      <w:lvlJc w:val="left"/>
      <w:pPr>
        <w:tabs>
          <w:tab w:val="num" w:pos="2808"/>
        </w:tabs>
        <w:ind w:left="2808" w:hanging="1152"/>
      </w:pPr>
      <w:rPr>
        <w:rFonts w:hint="default"/>
      </w:rPr>
    </w:lvl>
    <w:lvl w:ilvl="6">
      <w:start w:val="1"/>
      <w:numFmt w:val="decimal"/>
      <w:lvlText w:val="%1.%2.%3.%4.%5.%6.%7"/>
      <w:lvlJc w:val="left"/>
      <w:pPr>
        <w:tabs>
          <w:tab w:val="num" w:pos="2952"/>
        </w:tabs>
        <w:ind w:left="2952" w:hanging="1296"/>
      </w:pPr>
      <w:rPr>
        <w:rFonts w:hint="default"/>
      </w:rPr>
    </w:lvl>
    <w:lvl w:ilvl="7">
      <w:start w:val="1"/>
      <w:numFmt w:val="decimal"/>
      <w:lvlText w:val="%1.%2.%3.%4.%5.%6.%7.%8"/>
      <w:lvlJc w:val="left"/>
      <w:pPr>
        <w:tabs>
          <w:tab w:val="num" w:pos="3096"/>
        </w:tabs>
        <w:ind w:left="3096" w:hanging="1440"/>
      </w:pPr>
      <w:rPr>
        <w:rFonts w:hint="default"/>
      </w:rPr>
    </w:lvl>
    <w:lvl w:ilvl="8">
      <w:start w:val="1"/>
      <w:numFmt w:val="decimal"/>
      <w:lvlText w:val="%1.%2.%3.%4.%5.%6.%7.%8.%9"/>
      <w:lvlJc w:val="left"/>
      <w:pPr>
        <w:tabs>
          <w:tab w:val="num" w:pos="3240"/>
        </w:tabs>
        <w:ind w:left="3240" w:hanging="1584"/>
      </w:pPr>
      <w:rPr>
        <w:rFonts w:hint="default"/>
      </w:rPr>
    </w:lvl>
  </w:abstractNum>
  <w:abstractNum w:abstractNumId="22" w15:restartNumberingAfterBreak="0">
    <w:nsid w:val="17467C58"/>
    <w:multiLevelType w:val="hybridMultilevel"/>
    <w:tmpl w:val="B474380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91872EB"/>
    <w:multiLevelType w:val="hybridMultilevel"/>
    <w:tmpl w:val="E88E2E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1C7020E2"/>
    <w:multiLevelType w:val="hybridMultilevel"/>
    <w:tmpl w:val="8B106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074F5A"/>
    <w:multiLevelType w:val="hybridMultilevel"/>
    <w:tmpl w:val="21F28E36"/>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1DED4A39"/>
    <w:multiLevelType w:val="hybridMultilevel"/>
    <w:tmpl w:val="E270A3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326103C"/>
    <w:multiLevelType w:val="hybridMultilevel"/>
    <w:tmpl w:val="2132BC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3646569"/>
    <w:multiLevelType w:val="hybridMultilevel"/>
    <w:tmpl w:val="50FAF77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9" w15:restartNumberingAfterBreak="0">
    <w:nsid w:val="23785EC5"/>
    <w:multiLevelType w:val="hybridMultilevel"/>
    <w:tmpl w:val="FF306D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3C14BD7"/>
    <w:multiLevelType w:val="hybridMultilevel"/>
    <w:tmpl w:val="C59C9BA8"/>
    <w:lvl w:ilvl="0" w:tplc="69545C30">
      <w:start w:val="1"/>
      <w:numFmt w:val="decimal"/>
      <w:pStyle w:val="RFXAnswerNumLevel1"/>
      <w:lvlText w:val="%1."/>
      <w:lvlJc w:val="left"/>
      <w:pPr>
        <w:ind w:left="720" w:hanging="360"/>
      </w:pPr>
    </w:lvl>
    <w:lvl w:ilvl="1" w:tplc="216C96C8">
      <w:start w:val="1"/>
      <w:numFmt w:val="lowerLetter"/>
      <w:pStyle w:val="RFXAnswerNumLevel2"/>
      <w:lvlText w:val="%2."/>
      <w:lvlJc w:val="left"/>
      <w:pPr>
        <w:ind w:left="1440" w:hanging="360"/>
      </w:pPr>
    </w:lvl>
    <w:lvl w:ilvl="2" w:tplc="0B8EB620" w:tentative="1">
      <w:start w:val="1"/>
      <w:numFmt w:val="lowerRoman"/>
      <w:lvlText w:val="%3."/>
      <w:lvlJc w:val="right"/>
      <w:pPr>
        <w:ind w:left="2160" w:hanging="180"/>
      </w:pPr>
    </w:lvl>
    <w:lvl w:ilvl="3" w:tplc="739EEA68" w:tentative="1">
      <w:start w:val="1"/>
      <w:numFmt w:val="decimal"/>
      <w:lvlText w:val="%4."/>
      <w:lvlJc w:val="left"/>
      <w:pPr>
        <w:ind w:left="2880" w:hanging="360"/>
      </w:pPr>
    </w:lvl>
    <w:lvl w:ilvl="4" w:tplc="28FC986A" w:tentative="1">
      <w:start w:val="1"/>
      <w:numFmt w:val="lowerLetter"/>
      <w:lvlText w:val="%5."/>
      <w:lvlJc w:val="left"/>
      <w:pPr>
        <w:ind w:left="3600" w:hanging="360"/>
      </w:pPr>
    </w:lvl>
    <w:lvl w:ilvl="5" w:tplc="8BA6CDBC" w:tentative="1">
      <w:start w:val="1"/>
      <w:numFmt w:val="lowerRoman"/>
      <w:lvlText w:val="%6."/>
      <w:lvlJc w:val="right"/>
      <w:pPr>
        <w:ind w:left="4320" w:hanging="180"/>
      </w:pPr>
    </w:lvl>
    <w:lvl w:ilvl="6" w:tplc="57FCEBA2" w:tentative="1">
      <w:start w:val="1"/>
      <w:numFmt w:val="decimal"/>
      <w:lvlText w:val="%7."/>
      <w:lvlJc w:val="left"/>
      <w:pPr>
        <w:ind w:left="5040" w:hanging="360"/>
      </w:pPr>
    </w:lvl>
    <w:lvl w:ilvl="7" w:tplc="55728494" w:tentative="1">
      <w:start w:val="1"/>
      <w:numFmt w:val="lowerLetter"/>
      <w:lvlText w:val="%8."/>
      <w:lvlJc w:val="left"/>
      <w:pPr>
        <w:ind w:left="5760" w:hanging="360"/>
      </w:pPr>
    </w:lvl>
    <w:lvl w:ilvl="8" w:tplc="9590293A" w:tentative="1">
      <w:start w:val="1"/>
      <w:numFmt w:val="lowerRoman"/>
      <w:lvlText w:val="%9."/>
      <w:lvlJc w:val="right"/>
      <w:pPr>
        <w:ind w:left="6480" w:hanging="180"/>
      </w:pPr>
    </w:lvl>
  </w:abstractNum>
  <w:abstractNum w:abstractNumId="31" w15:restartNumberingAfterBreak="0">
    <w:nsid w:val="29717BFE"/>
    <w:multiLevelType w:val="hybridMultilevel"/>
    <w:tmpl w:val="1144D686"/>
    <w:lvl w:ilvl="0" w:tplc="40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9F97EF7"/>
    <w:multiLevelType w:val="multilevel"/>
    <w:tmpl w:val="CBCCF66C"/>
    <w:lvl w:ilvl="0">
      <w:start w:val="1"/>
      <w:numFmt w:val="decimal"/>
      <w:pStyle w:val="Heading1Numbered"/>
      <w:lvlText w:val="%1.0"/>
      <w:lvlJc w:val="left"/>
      <w:pPr>
        <w:tabs>
          <w:tab w:val="num" w:pos="720"/>
        </w:tabs>
        <w:ind w:left="720" w:hanging="720"/>
      </w:pPr>
      <w:rPr>
        <w:rFonts w:ascii="Arial Bold" w:hAnsi="Arial Bold" w:hint="default"/>
        <w:b/>
        <w:i w:val="0"/>
        <w:sz w:val="28"/>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5220"/>
        </w:tabs>
        <w:ind w:left="5220" w:hanging="720"/>
      </w:pPr>
      <w:rPr>
        <w:rFonts w:ascii="Arial Bold" w:hAnsi="Arial Bold" w:hint="default"/>
        <w:b/>
        <w:i w:val="0"/>
        <w:caps w:val="0"/>
        <w:strike w:val="0"/>
        <w:dstrike w:val="0"/>
        <w:vanish w:val="0"/>
        <w:sz w:val="22"/>
        <w:vertAlign w:val="baseline"/>
      </w:rPr>
    </w:lvl>
    <w:lvl w:ilvl="3">
      <w:start w:val="1"/>
      <w:numFmt w:val="decimal"/>
      <w:pStyle w:val="Heading4Numbered"/>
      <w:lvlText w:val="%1.%2.%3.%4"/>
      <w:lvlJc w:val="left"/>
      <w:pPr>
        <w:tabs>
          <w:tab w:val="num" w:pos="1080"/>
        </w:tabs>
        <w:ind w:left="864" w:hanging="864"/>
      </w:pPr>
      <w:rPr>
        <w:rFonts w:ascii="Times New Roman Bold" w:hAnsi="Times New Roman Bold" w:hint="default"/>
        <w:b/>
        <w:i w:val="0"/>
        <w:caps w:val="0"/>
        <w:strike w:val="0"/>
        <w:dstrike w:val="0"/>
        <w:vanish w:val="0"/>
        <w:sz w:val="22"/>
        <w:vertAlign w:val="baseline"/>
      </w:rPr>
    </w:lvl>
    <w:lvl w:ilvl="4">
      <w:start w:val="1"/>
      <w:numFmt w:val="none"/>
      <w:lvlRestart w:val="1"/>
      <w:lvlText w:val=""/>
      <w:lvlJc w:val="left"/>
      <w:pPr>
        <w:tabs>
          <w:tab w:val="num" w:pos="720"/>
        </w:tabs>
        <w:ind w:left="720" w:hanging="720"/>
      </w:pPr>
      <w:rPr>
        <w:rFonts w:ascii="Times New Roman" w:hAnsi="Times New Roman" w:hint="default"/>
        <w:b w:val="0"/>
        <w:i w:val="0"/>
        <w:sz w:val="22"/>
      </w:rPr>
    </w:lvl>
    <w:lvl w:ilvl="5">
      <w:start w:val="1"/>
      <w:numFmt w:val="none"/>
      <w:lvlText w:val=""/>
      <w:lvlJc w:val="left"/>
      <w:pPr>
        <w:tabs>
          <w:tab w:val="num" w:pos="720"/>
        </w:tabs>
        <w:ind w:left="720" w:hanging="720"/>
      </w:pPr>
      <w:rPr>
        <w:rFonts w:ascii="Times New Roman" w:hAnsi="Times New Roman" w:hint="default"/>
        <w:b w:val="0"/>
        <w:i w:val="0"/>
        <w:sz w:val="22"/>
      </w:rPr>
    </w:lvl>
    <w:lvl w:ilvl="6">
      <w:start w:val="1"/>
      <w:numFmt w:val="none"/>
      <w:lvlText w:val=""/>
      <w:lvlJc w:val="left"/>
      <w:pPr>
        <w:tabs>
          <w:tab w:val="num" w:pos="720"/>
        </w:tabs>
        <w:ind w:left="720" w:hanging="720"/>
      </w:pPr>
      <w:rPr>
        <w:rFonts w:ascii="Times New Roman" w:hAnsi="Times New Roman" w:hint="default"/>
        <w:b w:val="0"/>
        <w:i w:val="0"/>
        <w:sz w:val="22"/>
      </w:rPr>
    </w:lvl>
    <w:lvl w:ilvl="7">
      <w:start w:val="1"/>
      <w:numFmt w:val="none"/>
      <w:lvlText w:val=""/>
      <w:lvlJc w:val="left"/>
      <w:pPr>
        <w:tabs>
          <w:tab w:val="num" w:pos="720"/>
        </w:tabs>
        <w:ind w:left="720" w:hanging="720"/>
      </w:pPr>
      <w:rPr>
        <w:rFonts w:ascii="Times New Roman" w:hAnsi="Times New Roman" w:hint="default"/>
        <w:b w:val="0"/>
        <w:i w:val="0"/>
        <w:sz w:val="22"/>
      </w:rPr>
    </w:lvl>
    <w:lvl w:ilvl="8">
      <w:start w:val="1"/>
      <w:numFmt w:val="none"/>
      <w:lvlText w:val="%8"/>
      <w:lvlJc w:val="left"/>
      <w:pPr>
        <w:tabs>
          <w:tab w:val="num" w:pos="4320"/>
        </w:tabs>
        <w:ind w:left="4320" w:hanging="1440"/>
      </w:pPr>
      <w:rPr>
        <w:rFonts w:hint="default"/>
      </w:rPr>
    </w:lvl>
  </w:abstractNum>
  <w:abstractNum w:abstractNumId="33" w15:restartNumberingAfterBreak="0">
    <w:nsid w:val="2BA22020"/>
    <w:multiLevelType w:val="hybridMultilevel"/>
    <w:tmpl w:val="FC9A6AD8"/>
    <w:lvl w:ilvl="0" w:tplc="04090019">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2D055A84"/>
    <w:multiLevelType w:val="hybridMultilevel"/>
    <w:tmpl w:val="72F6B502"/>
    <w:lvl w:ilvl="0" w:tplc="C40A658E">
      <w:start w:val="1"/>
      <w:numFmt w:val="bullet"/>
      <w:pStyle w:val="Bullet1Single"/>
      <w:lvlText w:val=""/>
      <w:lvlJc w:val="left"/>
      <w:pPr>
        <w:tabs>
          <w:tab w:val="num" w:pos="0"/>
        </w:tabs>
        <w:ind w:left="0" w:firstLine="0"/>
      </w:pPr>
      <w:rPr>
        <w:rFonts w:ascii="Symbol" w:hAnsi="Symbol" w:hint="default"/>
        <w:color w:val="00637A"/>
        <w:sz w:val="22"/>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2E94168B"/>
    <w:multiLevelType w:val="hybridMultilevel"/>
    <w:tmpl w:val="FFF620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F871C4F"/>
    <w:multiLevelType w:val="hybridMultilevel"/>
    <w:tmpl w:val="75445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0421503"/>
    <w:multiLevelType w:val="hybridMultilevel"/>
    <w:tmpl w:val="AA9A5D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30A44DDA"/>
    <w:multiLevelType w:val="multilevel"/>
    <w:tmpl w:val="A0C091D0"/>
    <w:lvl w:ilvl="0">
      <w:start w:val="1"/>
      <w:numFmt w:val="decimal"/>
      <w:pStyle w:val="StyleHeading1H1Left"/>
      <w:lvlText w:val="%1"/>
      <w:lvlJc w:val="left"/>
      <w:pPr>
        <w:tabs>
          <w:tab w:val="num" w:pos="432"/>
        </w:tabs>
        <w:ind w:left="432" w:hanging="432"/>
      </w:pPr>
      <w:rPr>
        <w:rFonts w:ascii="Futura Bk" w:eastAsia="Times New Roman" w:hAnsi="Futura Bk" w:cs="Arial"/>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39" w15:restartNumberingAfterBreak="0">
    <w:nsid w:val="31123CB0"/>
    <w:multiLevelType w:val="hybridMultilevel"/>
    <w:tmpl w:val="AE8CE0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2C73C94"/>
    <w:multiLevelType w:val="hybridMultilevel"/>
    <w:tmpl w:val="422AAB60"/>
    <w:lvl w:ilvl="0" w:tplc="FFFFFFFF">
      <w:start w:val="1"/>
      <w:numFmt w:val="bullet"/>
      <w:pStyle w:val="AnswerBullet1"/>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3421FE5"/>
    <w:multiLevelType w:val="hybridMultilevel"/>
    <w:tmpl w:val="A132A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4C40FCE"/>
    <w:multiLevelType w:val="hybridMultilevel"/>
    <w:tmpl w:val="21F28E36"/>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3DBC0AB6"/>
    <w:multiLevelType w:val="hybridMultilevel"/>
    <w:tmpl w:val="8FE605AC"/>
    <w:lvl w:ilvl="0" w:tplc="40090001">
      <w:start w:val="1"/>
      <w:numFmt w:val="bullet"/>
      <w:lvlText w:val=""/>
      <w:lvlJc w:val="left"/>
      <w:pPr>
        <w:ind w:left="720" w:hanging="360"/>
      </w:pPr>
      <w:rPr>
        <w:rFonts w:ascii="Symbol" w:hAnsi="Symbol" w:hint="default"/>
      </w:rPr>
    </w:lvl>
    <w:lvl w:ilvl="1" w:tplc="F30C9FA6">
      <w:numFmt w:val="bullet"/>
      <w:lvlText w:val="-"/>
      <w:lvlJc w:val="left"/>
      <w:pPr>
        <w:ind w:left="1440" w:hanging="360"/>
      </w:pPr>
      <w:rPr>
        <w:rFonts w:ascii="Calibri" w:eastAsia="Calibri" w:hAnsi="Calibri" w:cs="Calibri"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0647BEB"/>
    <w:multiLevelType w:val="hybridMultilevel"/>
    <w:tmpl w:val="7136B4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2464C90"/>
    <w:multiLevelType w:val="hybridMultilevel"/>
    <w:tmpl w:val="0838CE0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448C7F0A"/>
    <w:multiLevelType w:val="hybridMultilevel"/>
    <w:tmpl w:val="00B224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E57D0F"/>
    <w:multiLevelType w:val="hybridMultilevel"/>
    <w:tmpl w:val="8874503A"/>
    <w:lvl w:ilvl="0" w:tplc="60FCFBB8">
      <w:start w:val="1"/>
      <w:numFmt w:val="bullet"/>
      <w:pStyle w:val="TableBullet"/>
      <w:lvlText w:val=""/>
      <w:lvlJc w:val="left"/>
      <w:pPr>
        <w:tabs>
          <w:tab w:val="num" w:pos="432"/>
        </w:tabs>
        <w:ind w:left="432" w:hanging="360"/>
      </w:pPr>
      <w:rPr>
        <w:rFonts w:ascii="Wingdings" w:hAnsi="Wingdings" w:hint="default"/>
      </w:rPr>
    </w:lvl>
    <w:lvl w:ilvl="1" w:tplc="678A9530">
      <w:start w:val="1"/>
      <w:numFmt w:val="bullet"/>
      <w:lvlText w:val=""/>
      <w:lvlJc w:val="left"/>
      <w:pPr>
        <w:tabs>
          <w:tab w:val="num" w:pos="1152"/>
        </w:tabs>
        <w:ind w:left="1152" w:hanging="360"/>
      </w:pPr>
      <w:rPr>
        <w:rFonts w:ascii="Wingdings" w:hAnsi="Wingdings" w:hint="default"/>
      </w:rPr>
    </w:lvl>
    <w:lvl w:ilvl="2" w:tplc="CF4C1648" w:tentative="1">
      <w:start w:val="1"/>
      <w:numFmt w:val="bullet"/>
      <w:lvlText w:val=""/>
      <w:lvlJc w:val="left"/>
      <w:pPr>
        <w:tabs>
          <w:tab w:val="num" w:pos="1872"/>
        </w:tabs>
        <w:ind w:left="1872" w:hanging="360"/>
      </w:pPr>
      <w:rPr>
        <w:rFonts w:ascii="Wingdings" w:hAnsi="Wingdings" w:hint="default"/>
      </w:rPr>
    </w:lvl>
    <w:lvl w:ilvl="3" w:tplc="3746F236" w:tentative="1">
      <w:start w:val="1"/>
      <w:numFmt w:val="bullet"/>
      <w:lvlText w:val=""/>
      <w:lvlJc w:val="left"/>
      <w:pPr>
        <w:tabs>
          <w:tab w:val="num" w:pos="2592"/>
        </w:tabs>
        <w:ind w:left="2592" w:hanging="360"/>
      </w:pPr>
      <w:rPr>
        <w:rFonts w:ascii="Symbol" w:hAnsi="Symbol" w:hint="default"/>
      </w:rPr>
    </w:lvl>
    <w:lvl w:ilvl="4" w:tplc="B6685A4E" w:tentative="1">
      <w:start w:val="1"/>
      <w:numFmt w:val="bullet"/>
      <w:lvlText w:val="o"/>
      <w:lvlJc w:val="left"/>
      <w:pPr>
        <w:tabs>
          <w:tab w:val="num" w:pos="3312"/>
        </w:tabs>
        <w:ind w:left="3312" w:hanging="360"/>
      </w:pPr>
      <w:rPr>
        <w:rFonts w:ascii="Courier New" w:hAnsi="Courier New" w:hint="default"/>
      </w:rPr>
    </w:lvl>
    <w:lvl w:ilvl="5" w:tplc="E2CC4B1E" w:tentative="1">
      <w:start w:val="1"/>
      <w:numFmt w:val="bullet"/>
      <w:lvlText w:val=""/>
      <w:lvlJc w:val="left"/>
      <w:pPr>
        <w:tabs>
          <w:tab w:val="num" w:pos="4032"/>
        </w:tabs>
        <w:ind w:left="4032" w:hanging="360"/>
      </w:pPr>
      <w:rPr>
        <w:rFonts w:ascii="Wingdings" w:hAnsi="Wingdings" w:hint="default"/>
      </w:rPr>
    </w:lvl>
    <w:lvl w:ilvl="6" w:tplc="0F32543C" w:tentative="1">
      <w:start w:val="1"/>
      <w:numFmt w:val="bullet"/>
      <w:lvlText w:val=""/>
      <w:lvlJc w:val="left"/>
      <w:pPr>
        <w:tabs>
          <w:tab w:val="num" w:pos="4752"/>
        </w:tabs>
        <w:ind w:left="4752" w:hanging="360"/>
      </w:pPr>
      <w:rPr>
        <w:rFonts w:ascii="Symbol" w:hAnsi="Symbol" w:hint="default"/>
      </w:rPr>
    </w:lvl>
    <w:lvl w:ilvl="7" w:tplc="1102BBA8" w:tentative="1">
      <w:start w:val="1"/>
      <w:numFmt w:val="bullet"/>
      <w:lvlText w:val="o"/>
      <w:lvlJc w:val="left"/>
      <w:pPr>
        <w:tabs>
          <w:tab w:val="num" w:pos="5472"/>
        </w:tabs>
        <w:ind w:left="5472" w:hanging="360"/>
      </w:pPr>
      <w:rPr>
        <w:rFonts w:ascii="Courier New" w:hAnsi="Courier New" w:hint="default"/>
      </w:rPr>
    </w:lvl>
    <w:lvl w:ilvl="8" w:tplc="A9E68DE6" w:tentative="1">
      <w:start w:val="1"/>
      <w:numFmt w:val="bullet"/>
      <w:lvlText w:val=""/>
      <w:lvlJc w:val="left"/>
      <w:pPr>
        <w:tabs>
          <w:tab w:val="num" w:pos="6192"/>
        </w:tabs>
        <w:ind w:left="6192" w:hanging="360"/>
      </w:pPr>
      <w:rPr>
        <w:rFonts w:ascii="Wingdings" w:hAnsi="Wingdings" w:hint="default"/>
      </w:rPr>
    </w:lvl>
  </w:abstractNum>
  <w:abstractNum w:abstractNumId="48" w15:restartNumberingAfterBreak="0">
    <w:nsid w:val="48470420"/>
    <w:multiLevelType w:val="hybridMultilevel"/>
    <w:tmpl w:val="E270A3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4A444A62"/>
    <w:multiLevelType w:val="hybridMultilevel"/>
    <w:tmpl w:val="E4FE6254"/>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0" w15:restartNumberingAfterBreak="0">
    <w:nsid w:val="4B967DC5"/>
    <w:multiLevelType w:val="hybridMultilevel"/>
    <w:tmpl w:val="21F28E36"/>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4BDC7DBA"/>
    <w:multiLevelType w:val="hybridMultilevel"/>
    <w:tmpl w:val="EB801324"/>
    <w:lvl w:ilvl="0" w:tplc="F9C6C4BA">
      <w:start w:val="1"/>
      <w:numFmt w:val="bullet"/>
      <w:pStyle w:val="RFXAnswerBulletLevel1"/>
      <w:lvlText w:val=""/>
      <w:lvlJc w:val="left"/>
      <w:pPr>
        <w:ind w:left="720" w:hanging="360"/>
      </w:pPr>
      <w:rPr>
        <w:rFonts w:ascii="Symbol" w:hAnsi="Symbol" w:hint="default"/>
      </w:rPr>
    </w:lvl>
    <w:lvl w:ilvl="1" w:tplc="CDDA98C0">
      <w:start w:val="1"/>
      <w:numFmt w:val="bullet"/>
      <w:pStyle w:val="RFXAnswerBulletLevel2"/>
      <w:lvlText w:val="o"/>
      <w:lvlJc w:val="left"/>
      <w:pPr>
        <w:ind w:left="1440" w:hanging="360"/>
      </w:pPr>
      <w:rPr>
        <w:rFonts w:ascii="Courier New" w:hAnsi="Courier New" w:cs="Courier New" w:hint="default"/>
      </w:rPr>
    </w:lvl>
    <w:lvl w:ilvl="2" w:tplc="87B6C05A">
      <w:start w:val="1"/>
      <w:numFmt w:val="bullet"/>
      <w:lvlText w:val=""/>
      <w:lvlJc w:val="left"/>
      <w:pPr>
        <w:ind w:left="2160" w:hanging="360"/>
      </w:pPr>
      <w:rPr>
        <w:rFonts w:ascii="Wingdings" w:hAnsi="Wingdings" w:hint="default"/>
      </w:rPr>
    </w:lvl>
    <w:lvl w:ilvl="3" w:tplc="D236155A" w:tentative="1">
      <w:start w:val="1"/>
      <w:numFmt w:val="bullet"/>
      <w:lvlText w:val=""/>
      <w:lvlJc w:val="left"/>
      <w:pPr>
        <w:ind w:left="2880" w:hanging="360"/>
      </w:pPr>
      <w:rPr>
        <w:rFonts w:ascii="Symbol" w:hAnsi="Symbol" w:hint="default"/>
      </w:rPr>
    </w:lvl>
    <w:lvl w:ilvl="4" w:tplc="89F27B8C" w:tentative="1">
      <w:start w:val="1"/>
      <w:numFmt w:val="bullet"/>
      <w:lvlText w:val="o"/>
      <w:lvlJc w:val="left"/>
      <w:pPr>
        <w:ind w:left="3600" w:hanging="360"/>
      </w:pPr>
      <w:rPr>
        <w:rFonts w:ascii="Courier New" w:hAnsi="Courier New" w:cs="Courier New" w:hint="default"/>
      </w:rPr>
    </w:lvl>
    <w:lvl w:ilvl="5" w:tplc="101C566C" w:tentative="1">
      <w:start w:val="1"/>
      <w:numFmt w:val="bullet"/>
      <w:lvlText w:val=""/>
      <w:lvlJc w:val="left"/>
      <w:pPr>
        <w:ind w:left="4320" w:hanging="360"/>
      </w:pPr>
      <w:rPr>
        <w:rFonts w:ascii="Wingdings" w:hAnsi="Wingdings" w:hint="default"/>
      </w:rPr>
    </w:lvl>
    <w:lvl w:ilvl="6" w:tplc="D3505082" w:tentative="1">
      <w:start w:val="1"/>
      <w:numFmt w:val="bullet"/>
      <w:lvlText w:val=""/>
      <w:lvlJc w:val="left"/>
      <w:pPr>
        <w:ind w:left="5040" w:hanging="360"/>
      </w:pPr>
      <w:rPr>
        <w:rFonts w:ascii="Symbol" w:hAnsi="Symbol" w:hint="default"/>
      </w:rPr>
    </w:lvl>
    <w:lvl w:ilvl="7" w:tplc="DD349574" w:tentative="1">
      <w:start w:val="1"/>
      <w:numFmt w:val="bullet"/>
      <w:lvlText w:val="o"/>
      <w:lvlJc w:val="left"/>
      <w:pPr>
        <w:ind w:left="5760" w:hanging="360"/>
      </w:pPr>
      <w:rPr>
        <w:rFonts w:ascii="Courier New" w:hAnsi="Courier New" w:cs="Courier New" w:hint="default"/>
      </w:rPr>
    </w:lvl>
    <w:lvl w:ilvl="8" w:tplc="0ADE4424" w:tentative="1">
      <w:start w:val="1"/>
      <w:numFmt w:val="bullet"/>
      <w:lvlText w:val=""/>
      <w:lvlJc w:val="left"/>
      <w:pPr>
        <w:ind w:left="6480" w:hanging="360"/>
      </w:pPr>
      <w:rPr>
        <w:rFonts w:ascii="Wingdings" w:hAnsi="Wingdings" w:hint="default"/>
      </w:rPr>
    </w:lvl>
  </w:abstractNum>
  <w:abstractNum w:abstractNumId="52" w15:restartNumberingAfterBreak="0">
    <w:nsid w:val="4C8849A2"/>
    <w:multiLevelType w:val="hybridMultilevel"/>
    <w:tmpl w:val="FAD6AD1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0A20E73"/>
    <w:multiLevelType w:val="hybridMultilevel"/>
    <w:tmpl w:val="F0E62B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1A20B1C"/>
    <w:multiLevelType w:val="hybridMultilevel"/>
    <w:tmpl w:val="C9AC6A46"/>
    <w:lvl w:ilvl="0" w:tplc="FCAAC758">
      <w:start w:val="1"/>
      <w:numFmt w:val="bullet"/>
      <w:pStyle w:val="Bullet"/>
      <w:lvlText w:val=""/>
      <w:lvlJc w:val="left"/>
      <w:pPr>
        <w:tabs>
          <w:tab w:val="num" w:pos="1494"/>
        </w:tabs>
        <w:ind w:left="1276" w:hanging="142"/>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533F66EB"/>
    <w:multiLevelType w:val="multilevel"/>
    <w:tmpl w:val="39E4389A"/>
    <w:lvl w:ilvl="0">
      <w:start w:val="1"/>
      <w:numFmt w:val="decimal"/>
      <w:pStyle w:val="Heading1"/>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15:restartNumberingAfterBreak="0">
    <w:nsid w:val="5AE962DE"/>
    <w:multiLevelType w:val="hybridMultilevel"/>
    <w:tmpl w:val="6C068DE8"/>
    <w:lvl w:ilvl="0" w:tplc="9F146A32">
      <w:start w:val="1"/>
      <w:numFmt w:val="bullet"/>
      <w:pStyle w:val="40address"/>
      <w:lvlText w:val=""/>
      <w:lvlJc w:val="left"/>
      <w:pPr>
        <w:tabs>
          <w:tab w:val="num" w:pos="360"/>
        </w:tabs>
        <w:ind w:left="36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5D205404"/>
    <w:multiLevelType w:val="hybridMultilevel"/>
    <w:tmpl w:val="BDD66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DDF707A"/>
    <w:multiLevelType w:val="hybridMultilevel"/>
    <w:tmpl w:val="B6266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1B64DE0"/>
    <w:multiLevelType w:val="hybridMultilevel"/>
    <w:tmpl w:val="8522F3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2F06FC7"/>
    <w:multiLevelType w:val="hybridMultilevel"/>
    <w:tmpl w:val="C888ABE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3075CD5"/>
    <w:multiLevelType w:val="singleLevel"/>
    <w:tmpl w:val="94A63540"/>
    <w:lvl w:ilvl="0">
      <w:start w:val="1"/>
      <w:numFmt w:val="bullet"/>
      <w:pStyle w:val="TitlePagebogus"/>
      <w:lvlText w:val=""/>
      <w:lvlJc w:val="left"/>
      <w:pPr>
        <w:tabs>
          <w:tab w:val="num" w:pos="1440"/>
        </w:tabs>
        <w:ind w:left="1440" w:hanging="360"/>
      </w:pPr>
      <w:rPr>
        <w:rFonts w:ascii="Symbol" w:hAnsi="Symbol" w:hint="default"/>
        <w:b w:val="0"/>
        <w:i w:val="0"/>
        <w:sz w:val="12"/>
      </w:rPr>
    </w:lvl>
  </w:abstractNum>
  <w:abstractNum w:abstractNumId="62" w15:restartNumberingAfterBreak="0">
    <w:nsid w:val="644625B9"/>
    <w:multiLevelType w:val="hybridMultilevel"/>
    <w:tmpl w:val="DCA2DE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64E20028"/>
    <w:multiLevelType w:val="singleLevel"/>
    <w:tmpl w:val="2F92551A"/>
    <w:lvl w:ilvl="0">
      <w:start w:val="1"/>
      <w:numFmt w:val="bullet"/>
      <w:pStyle w:val="BulletList0Begin"/>
      <w:lvlText w:val=""/>
      <w:lvlJc w:val="left"/>
      <w:pPr>
        <w:tabs>
          <w:tab w:val="num" w:pos="360"/>
        </w:tabs>
        <w:ind w:left="360" w:hanging="360"/>
      </w:pPr>
      <w:rPr>
        <w:rFonts w:ascii="Symbol" w:hAnsi="Symbol" w:hint="default"/>
      </w:rPr>
    </w:lvl>
  </w:abstractNum>
  <w:abstractNum w:abstractNumId="64" w15:restartNumberingAfterBreak="0">
    <w:nsid w:val="67DE6F90"/>
    <w:multiLevelType w:val="singleLevel"/>
    <w:tmpl w:val="1E88CE50"/>
    <w:lvl w:ilvl="0">
      <w:start w:val="1"/>
      <w:numFmt w:val="bullet"/>
      <w:pStyle w:val="Header2"/>
      <w:lvlText w:val=""/>
      <w:lvlJc w:val="left"/>
      <w:pPr>
        <w:tabs>
          <w:tab w:val="num" w:pos="1080"/>
        </w:tabs>
        <w:ind w:left="1080" w:hanging="360"/>
      </w:pPr>
      <w:rPr>
        <w:rFonts w:ascii="Symbol" w:hAnsi="Symbol" w:hint="default"/>
        <w:b w:val="0"/>
        <w:i w:val="0"/>
        <w:sz w:val="24"/>
      </w:rPr>
    </w:lvl>
  </w:abstractNum>
  <w:abstractNum w:abstractNumId="65" w15:restartNumberingAfterBreak="0">
    <w:nsid w:val="68804DFB"/>
    <w:multiLevelType w:val="multilevel"/>
    <w:tmpl w:val="D94A9052"/>
    <w:lvl w:ilvl="0">
      <w:start w:val="1"/>
      <w:numFmt w:val="decimal"/>
      <w:pStyle w:val="TOC4"/>
      <w:lvlText w:val="%1."/>
      <w:lvlJc w:val="left"/>
      <w:pPr>
        <w:tabs>
          <w:tab w:val="num" w:pos="360"/>
        </w:tabs>
        <w:ind w:left="360" w:hanging="360"/>
      </w:pPr>
      <w:rPr>
        <w:rFonts w:cs="Times New Roman" w:hint="default"/>
      </w:rPr>
    </w:lvl>
    <w:lvl w:ilvl="1">
      <w:start w:val="1"/>
      <w:numFmt w:val="decimal"/>
      <w:pStyle w:val="TOCHeading"/>
      <w:lvlText w:val="%1.%2."/>
      <w:lvlJc w:val="left"/>
      <w:pPr>
        <w:tabs>
          <w:tab w:val="num" w:pos="1080"/>
        </w:tabs>
        <w:ind w:left="720" w:hanging="360"/>
      </w:pPr>
      <w:rPr>
        <w:rFonts w:cs="Times New Roman" w:hint="default"/>
      </w:rPr>
    </w:lvl>
    <w:lvl w:ilvl="2">
      <w:start w:val="1"/>
      <w:numFmt w:val="decimal"/>
      <w:pStyle w:val="TableCenter"/>
      <w:lvlText w:val="%1.%2.%3."/>
      <w:lvlJc w:val="left"/>
      <w:pPr>
        <w:tabs>
          <w:tab w:val="num" w:pos="1440"/>
        </w:tabs>
        <w:ind w:left="1080" w:hanging="360"/>
      </w:pPr>
      <w:rPr>
        <w:rFonts w:cs="Times New Roman" w:hint="default"/>
      </w:rPr>
    </w:lvl>
    <w:lvl w:ilvl="3">
      <w:start w:val="1"/>
      <w:numFmt w:val="decimal"/>
      <w:pStyle w:val="Numberedlist21"/>
      <w:lvlText w:val="%1.%2.%3.%4."/>
      <w:lvlJc w:val="left"/>
      <w:pPr>
        <w:tabs>
          <w:tab w:val="num" w:pos="216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66" w15:restartNumberingAfterBreak="0">
    <w:nsid w:val="693D16E0"/>
    <w:multiLevelType w:val="hybridMultilevel"/>
    <w:tmpl w:val="A3D48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9D279CC"/>
    <w:multiLevelType w:val="hybridMultilevel"/>
    <w:tmpl w:val="A6B03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CCF182A"/>
    <w:multiLevelType w:val="hybridMultilevel"/>
    <w:tmpl w:val="6C9C3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F042F1E"/>
    <w:multiLevelType w:val="hybridMultilevel"/>
    <w:tmpl w:val="7DB2BE0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76020811"/>
    <w:multiLevelType w:val="hybridMultilevel"/>
    <w:tmpl w:val="3C501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BA95719"/>
    <w:multiLevelType w:val="hybridMultilevel"/>
    <w:tmpl w:val="D09EBDD4"/>
    <w:lvl w:ilvl="0" w:tplc="A010030C">
      <w:start w:val="1"/>
      <w:numFmt w:val="bullet"/>
      <w:pStyle w:val="Bullets1"/>
      <w:lvlText w:val=""/>
      <w:lvlJc w:val="left"/>
      <w:pPr>
        <w:tabs>
          <w:tab w:val="num" w:pos="720"/>
        </w:tabs>
        <w:ind w:left="720" w:hanging="360"/>
      </w:pPr>
      <w:rPr>
        <w:rFonts w:ascii="Wingdings" w:hAnsi="Wingdings" w:hint="default"/>
        <w:color w:val="808080"/>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Symbol" w:hAnsi="Symbol" w:hint="default"/>
        <w:color w:val="808080"/>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2" w15:restartNumberingAfterBreak="0">
    <w:nsid w:val="7C907605"/>
    <w:multiLevelType w:val="hybridMultilevel"/>
    <w:tmpl w:val="422AAB60"/>
    <w:lvl w:ilvl="0" w:tplc="FFFFFFFF">
      <w:start w:val="1"/>
      <w:numFmt w:val="bullet"/>
      <w:pStyle w:val="DocBullet1-3p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7FC327E0"/>
    <w:multiLevelType w:val="hybridMultilevel"/>
    <w:tmpl w:val="F084A8C0"/>
    <w:lvl w:ilvl="0" w:tplc="394EE59A">
      <w:start w:val="1"/>
      <w:numFmt w:val="bullet"/>
      <w:pStyle w:val="AppBulletA1300C"/>
      <w:lvlText w:val=""/>
      <w:lvlJc w:val="left"/>
      <w:pPr>
        <w:tabs>
          <w:tab w:val="num" w:pos="1080"/>
        </w:tabs>
        <w:ind w:left="1080" w:hanging="360"/>
      </w:pPr>
      <w:rPr>
        <w:rFonts w:ascii="Wingdings 3" w:hAnsi="Wingdings 3" w:hint="default"/>
        <w:color w:val="0078C1"/>
        <w:sz w:val="16"/>
        <w:szCs w:val="16"/>
      </w:rPr>
    </w:lvl>
    <w:lvl w:ilvl="1" w:tplc="04090019">
      <w:start w:val="1"/>
      <w:numFmt w:val="bullet"/>
      <w:lvlText w:val=""/>
      <w:lvlJc w:val="left"/>
      <w:pPr>
        <w:tabs>
          <w:tab w:val="num" w:pos="1592"/>
        </w:tabs>
        <w:ind w:left="1592" w:hanging="360"/>
      </w:pPr>
      <w:rPr>
        <w:rFonts w:ascii="Symbol" w:hAnsi="Symbol" w:hint="default"/>
        <w:color w:val="0078C1"/>
        <w:sz w:val="16"/>
        <w:szCs w:val="16"/>
      </w:rPr>
    </w:lvl>
    <w:lvl w:ilvl="2" w:tplc="0409001B">
      <w:start w:val="1"/>
      <w:numFmt w:val="bullet"/>
      <w:lvlText w:val=""/>
      <w:lvlJc w:val="left"/>
      <w:pPr>
        <w:tabs>
          <w:tab w:val="num" w:pos="2312"/>
        </w:tabs>
        <w:ind w:left="2312" w:hanging="360"/>
      </w:pPr>
      <w:rPr>
        <w:rFonts w:ascii="Wingdings" w:hAnsi="Wingdings" w:hint="default"/>
      </w:rPr>
    </w:lvl>
    <w:lvl w:ilvl="3" w:tplc="0409000F" w:tentative="1">
      <w:start w:val="1"/>
      <w:numFmt w:val="bullet"/>
      <w:lvlText w:val=""/>
      <w:lvlJc w:val="left"/>
      <w:pPr>
        <w:tabs>
          <w:tab w:val="num" w:pos="3032"/>
        </w:tabs>
        <w:ind w:left="3032" w:hanging="360"/>
      </w:pPr>
      <w:rPr>
        <w:rFonts w:ascii="Symbol" w:hAnsi="Symbol" w:hint="default"/>
      </w:rPr>
    </w:lvl>
    <w:lvl w:ilvl="4" w:tplc="04090019" w:tentative="1">
      <w:start w:val="1"/>
      <w:numFmt w:val="bullet"/>
      <w:lvlText w:val="o"/>
      <w:lvlJc w:val="left"/>
      <w:pPr>
        <w:tabs>
          <w:tab w:val="num" w:pos="3752"/>
        </w:tabs>
        <w:ind w:left="3752" w:hanging="360"/>
      </w:pPr>
      <w:rPr>
        <w:rFonts w:ascii="Courier New" w:hAnsi="Courier New" w:cs="Courier New" w:hint="default"/>
      </w:rPr>
    </w:lvl>
    <w:lvl w:ilvl="5" w:tplc="0409001B" w:tentative="1">
      <w:start w:val="1"/>
      <w:numFmt w:val="bullet"/>
      <w:lvlText w:val=""/>
      <w:lvlJc w:val="left"/>
      <w:pPr>
        <w:tabs>
          <w:tab w:val="num" w:pos="4472"/>
        </w:tabs>
        <w:ind w:left="4472" w:hanging="360"/>
      </w:pPr>
      <w:rPr>
        <w:rFonts w:ascii="Wingdings" w:hAnsi="Wingdings" w:hint="default"/>
      </w:rPr>
    </w:lvl>
    <w:lvl w:ilvl="6" w:tplc="0409000F" w:tentative="1">
      <w:start w:val="1"/>
      <w:numFmt w:val="bullet"/>
      <w:lvlText w:val=""/>
      <w:lvlJc w:val="left"/>
      <w:pPr>
        <w:tabs>
          <w:tab w:val="num" w:pos="5192"/>
        </w:tabs>
        <w:ind w:left="5192" w:hanging="360"/>
      </w:pPr>
      <w:rPr>
        <w:rFonts w:ascii="Symbol" w:hAnsi="Symbol" w:hint="default"/>
      </w:rPr>
    </w:lvl>
    <w:lvl w:ilvl="7" w:tplc="04090019" w:tentative="1">
      <w:start w:val="1"/>
      <w:numFmt w:val="bullet"/>
      <w:lvlText w:val="o"/>
      <w:lvlJc w:val="left"/>
      <w:pPr>
        <w:tabs>
          <w:tab w:val="num" w:pos="5912"/>
        </w:tabs>
        <w:ind w:left="5912" w:hanging="360"/>
      </w:pPr>
      <w:rPr>
        <w:rFonts w:ascii="Courier New" w:hAnsi="Courier New" w:cs="Courier New" w:hint="default"/>
      </w:rPr>
    </w:lvl>
    <w:lvl w:ilvl="8" w:tplc="0409001B" w:tentative="1">
      <w:start w:val="1"/>
      <w:numFmt w:val="bullet"/>
      <w:lvlText w:val=""/>
      <w:lvlJc w:val="left"/>
      <w:pPr>
        <w:tabs>
          <w:tab w:val="num" w:pos="6632"/>
        </w:tabs>
        <w:ind w:left="6632" w:hanging="360"/>
      </w:pPr>
      <w:rPr>
        <w:rFonts w:ascii="Wingdings" w:hAnsi="Wingdings" w:hint="default"/>
      </w:rPr>
    </w:lvl>
  </w:abstractNum>
  <w:abstractNum w:abstractNumId="74" w15:restartNumberingAfterBreak="0">
    <w:nsid w:val="7FF81CE6"/>
    <w:multiLevelType w:val="hybridMultilevel"/>
    <w:tmpl w:val="23668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73"/>
  </w:num>
  <w:num w:numId="3">
    <w:abstractNumId w:val="5"/>
  </w:num>
  <w:num w:numId="4">
    <w:abstractNumId w:val="47"/>
  </w:num>
  <w:num w:numId="5">
    <w:abstractNumId w:val="63"/>
  </w:num>
  <w:num w:numId="6">
    <w:abstractNumId w:val="21"/>
  </w:num>
  <w:num w:numId="7">
    <w:abstractNumId w:val="32"/>
  </w:num>
  <w:num w:numId="8">
    <w:abstractNumId w:val="12"/>
  </w:num>
  <w:num w:numId="9">
    <w:abstractNumId w:val="19"/>
  </w:num>
  <w:num w:numId="10">
    <w:abstractNumId w:val="1"/>
  </w:num>
  <w:num w:numId="11">
    <w:abstractNumId w:val="0"/>
  </w:num>
  <w:num w:numId="12">
    <w:abstractNumId w:val="34"/>
  </w:num>
  <w:num w:numId="13">
    <w:abstractNumId w:val="56"/>
  </w:num>
  <w:num w:numId="14">
    <w:abstractNumId w:val="65"/>
  </w:num>
  <w:num w:numId="15">
    <w:abstractNumId w:val="64"/>
  </w:num>
  <w:num w:numId="16">
    <w:abstractNumId w:val="61"/>
  </w:num>
  <w:num w:numId="17">
    <w:abstractNumId w:val="14"/>
  </w:num>
  <w:num w:numId="18">
    <w:abstractNumId w:val="54"/>
  </w:num>
  <w:num w:numId="19">
    <w:abstractNumId w:val="40"/>
  </w:num>
  <w:num w:numId="20">
    <w:abstractNumId w:val="11"/>
  </w:num>
  <w:num w:numId="21">
    <w:abstractNumId w:val="72"/>
  </w:num>
  <w:num w:numId="22">
    <w:abstractNumId w:val="38"/>
  </w:num>
  <w:num w:numId="23">
    <w:abstractNumId w:val="51"/>
  </w:num>
  <w:num w:numId="24">
    <w:abstractNumId w:val="30"/>
  </w:num>
  <w:num w:numId="25">
    <w:abstractNumId w:val="71"/>
  </w:num>
  <w:num w:numId="26">
    <w:abstractNumId w:val="58"/>
  </w:num>
  <w:num w:numId="27">
    <w:abstractNumId w:val="55"/>
  </w:num>
  <w:num w:numId="28">
    <w:abstractNumId w:val="69"/>
  </w:num>
  <w:num w:numId="29">
    <w:abstractNumId w:val="6"/>
  </w:num>
  <w:num w:numId="30">
    <w:abstractNumId w:val="15"/>
  </w:num>
  <w:num w:numId="31">
    <w:abstractNumId w:val="13"/>
  </w:num>
  <w:num w:numId="32">
    <w:abstractNumId w:val="49"/>
  </w:num>
  <w:num w:numId="33">
    <w:abstractNumId w:val="31"/>
  </w:num>
  <w:num w:numId="34">
    <w:abstractNumId w:val="20"/>
  </w:num>
  <w:num w:numId="35">
    <w:abstractNumId w:val="22"/>
  </w:num>
  <w:num w:numId="36">
    <w:abstractNumId w:val="10"/>
  </w:num>
  <w:num w:numId="37">
    <w:abstractNumId w:val="68"/>
  </w:num>
  <w:num w:numId="38">
    <w:abstractNumId w:val="16"/>
  </w:num>
  <w:num w:numId="39">
    <w:abstractNumId w:val="18"/>
  </w:num>
  <w:num w:numId="40">
    <w:abstractNumId w:val="39"/>
  </w:num>
  <w:num w:numId="41">
    <w:abstractNumId w:val="24"/>
  </w:num>
  <w:num w:numId="42">
    <w:abstractNumId w:val="53"/>
  </w:num>
  <w:num w:numId="43">
    <w:abstractNumId w:val="8"/>
  </w:num>
  <w:num w:numId="44">
    <w:abstractNumId w:val="27"/>
  </w:num>
  <w:num w:numId="45">
    <w:abstractNumId w:val="74"/>
  </w:num>
  <w:num w:numId="46">
    <w:abstractNumId w:val="26"/>
  </w:num>
  <w:num w:numId="47">
    <w:abstractNumId w:val="57"/>
  </w:num>
  <w:num w:numId="48">
    <w:abstractNumId w:val="59"/>
  </w:num>
  <w:num w:numId="49">
    <w:abstractNumId w:val="50"/>
  </w:num>
  <w:num w:numId="50">
    <w:abstractNumId w:val="42"/>
  </w:num>
  <w:num w:numId="51">
    <w:abstractNumId w:val="23"/>
  </w:num>
  <w:num w:numId="52">
    <w:abstractNumId w:val="4"/>
  </w:num>
  <w:num w:numId="53">
    <w:abstractNumId w:val="25"/>
  </w:num>
  <w:num w:numId="54">
    <w:abstractNumId w:val="46"/>
  </w:num>
  <w:num w:numId="55">
    <w:abstractNumId w:val="66"/>
  </w:num>
  <w:num w:numId="56">
    <w:abstractNumId w:val="29"/>
  </w:num>
  <w:num w:numId="57">
    <w:abstractNumId w:val="70"/>
  </w:num>
  <w:num w:numId="58">
    <w:abstractNumId w:val="67"/>
  </w:num>
  <w:num w:numId="59">
    <w:abstractNumId w:val="37"/>
  </w:num>
  <w:num w:numId="60">
    <w:abstractNumId w:val="62"/>
  </w:num>
  <w:num w:numId="61">
    <w:abstractNumId w:val="35"/>
  </w:num>
  <w:num w:numId="62">
    <w:abstractNumId w:val="17"/>
  </w:num>
  <w:num w:numId="63">
    <w:abstractNumId w:val="60"/>
  </w:num>
  <w:num w:numId="64">
    <w:abstractNumId w:val="48"/>
  </w:num>
  <w:num w:numId="65">
    <w:abstractNumId w:val="36"/>
  </w:num>
  <w:num w:numId="66">
    <w:abstractNumId w:val="9"/>
  </w:num>
  <w:num w:numId="67">
    <w:abstractNumId w:val="44"/>
  </w:num>
  <w:num w:numId="68">
    <w:abstractNumId w:val="41"/>
  </w:num>
  <w:num w:numId="69">
    <w:abstractNumId w:val="52"/>
  </w:num>
  <w:num w:numId="70">
    <w:abstractNumId w:val="45"/>
  </w:num>
  <w:num w:numId="71">
    <w:abstractNumId w:val="33"/>
  </w:num>
  <w:num w:numId="72">
    <w:abstractNumId w:val="28"/>
  </w:num>
  <w:num w:numId="73">
    <w:abstractNumId w:val="43"/>
  </w:num>
  <w:numIdMacAtCleanup w:val="6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mesh Pattnaik">
    <w15:presenceInfo w15:providerId="AD" w15:userId="S-1-5-21-1844237615-854245398-682003330-540671"/>
  </w15:person>
  <w15:person w15:author="Neha Vishwakarma2">
    <w15:presenceInfo w15:providerId="AD" w15:userId="S::M06751@ConneqtCorp.com::a5bb920c-e1c1-4cc5-abf3-7944fcf788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2AA"/>
    <w:rsid w:val="00000443"/>
    <w:rsid w:val="0000070E"/>
    <w:rsid w:val="00001930"/>
    <w:rsid w:val="00001CAB"/>
    <w:rsid w:val="00002446"/>
    <w:rsid w:val="00002C27"/>
    <w:rsid w:val="0000544F"/>
    <w:rsid w:val="0000713B"/>
    <w:rsid w:val="000104A9"/>
    <w:rsid w:val="00010E7B"/>
    <w:rsid w:val="000142A1"/>
    <w:rsid w:val="0001702C"/>
    <w:rsid w:val="00017217"/>
    <w:rsid w:val="000175CE"/>
    <w:rsid w:val="000178C1"/>
    <w:rsid w:val="00020175"/>
    <w:rsid w:val="000205CD"/>
    <w:rsid w:val="00020A08"/>
    <w:rsid w:val="0002103F"/>
    <w:rsid w:val="00023A37"/>
    <w:rsid w:val="000240CA"/>
    <w:rsid w:val="000257F8"/>
    <w:rsid w:val="000264B8"/>
    <w:rsid w:val="00027938"/>
    <w:rsid w:val="00027D17"/>
    <w:rsid w:val="00031B87"/>
    <w:rsid w:val="000329CC"/>
    <w:rsid w:val="0003306C"/>
    <w:rsid w:val="000339DD"/>
    <w:rsid w:val="00033A04"/>
    <w:rsid w:val="00033CC4"/>
    <w:rsid w:val="00033F3A"/>
    <w:rsid w:val="00037311"/>
    <w:rsid w:val="00037752"/>
    <w:rsid w:val="00037EFE"/>
    <w:rsid w:val="000416B3"/>
    <w:rsid w:val="00044057"/>
    <w:rsid w:val="00044225"/>
    <w:rsid w:val="000447E9"/>
    <w:rsid w:val="00044B94"/>
    <w:rsid w:val="00044E34"/>
    <w:rsid w:val="00044EAF"/>
    <w:rsid w:val="000454FA"/>
    <w:rsid w:val="00045656"/>
    <w:rsid w:val="00045710"/>
    <w:rsid w:val="0004580E"/>
    <w:rsid w:val="00045C79"/>
    <w:rsid w:val="0004605B"/>
    <w:rsid w:val="0004681A"/>
    <w:rsid w:val="0004741F"/>
    <w:rsid w:val="000475FF"/>
    <w:rsid w:val="0004778D"/>
    <w:rsid w:val="00050732"/>
    <w:rsid w:val="00050F60"/>
    <w:rsid w:val="0005261E"/>
    <w:rsid w:val="0005323A"/>
    <w:rsid w:val="000550AF"/>
    <w:rsid w:val="000551A8"/>
    <w:rsid w:val="000558EA"/>
    <w:rsid w:val="00055A60"/>
    <w:rsid w:val="00056D1E"/>
    <w:rsid w:val="00056D81"/>
    <w:rsid w:val="00057DEB"/>
    <w:rsid w:val="000607EA"/>
    <w:rsid w:val="00061033"/>
    <w:rsid w:val="00061787"/>
    <w:rsid w:val="000636C3"/>
    <w:rsid w:val="00063E2A"/>
    <w:rsid w:val="0006505F"/>
    <w:rsid w:val="00065314"/>
    <w:rsid w:val="00065BBE"/>
    <w:rsid w:val="00065CD6"/>
    <w:rsid w:val="000670AE"/>
    <w:rsid w:val="00067730"/>
    <w:rsid w:val="0006788B"/>
    <w:rsid w:val="00067D12"/>
    <w:rsid w:val="00070252"/>
    <w:rsid w:val="00070B9A"/>
    <w:rsid w:val="00070FEE"/>
    <w:rsid w:val="000711A5"/>
    <w:rsid w:val="000713C3"/>
    <w:rsid w:val="00072D14"/>
    <w:rsid w:val="00074479"/>
    <w:rsid w:val="00074C57"/>
    <w:rsid w:val="00074CBD"/>
    <w:rsid w:val="0007660A"/>
    <w:rsid w:val="00077C7C"/>
    <w:rsid w:val="00081186"/>
    <w:rsid w:val="00081660"/>
    <w:rsid w:val="00083643"/>
    <w:rsid w:val="000839C9"/>
    <w:rsid w:val="00083E80"/>
    <w:rsid w:val="000841F9"/>
    <w:rsid w:val="000850CB"/>
    <w:rsid w:val="000864F7"/>
    <w:rsid w:val="000869ED"/>
    <w:rsid w:val="00087A03"/>
    <w:rsid w:val="00087ED6"/>
    <w:rsid w:val="00090D2B"/>
    <w:rsid w:val="00091233"/>
    <w:rsid w:val="0009170D"/>
    <w:rsid w:val="00092A8C"/>
    <w:rsid w:val="00093C78"/>
    <w:rsid w:val="00093FE2"/>
    <w:rsid w:val="00095264"/>
    <w:rsid w:val="00095AC6"/>
    <w:rsid w:val="000965D6"/>
    <w:rsid w:val="00097026"/>
    <w:rsid w:val="000A0433"/>
    <w:rsid w:val="000A1C2F"/>
    <w:rsid w:val="000A3004"/>
    <w:rsid w:val="000A3109"/>
    <w:rsid w:val="000A359C"/>
    <w:rsid w:val="000A3673"/>
    <w:rsid w:val="000A6317"/>
    <w:rsid w:val="000A73C2"/>
    <w:rsid w:val="000B1582"/>
    <w:rsid w:val="000B42E2"/>
    <w:rsid w:val="000B46DF"/>
    <w:rsid w:val="000B5086"/>
    <w:rsid w:val="000B63E7"/>
    <w:rsid w:val="000B7184"/>
    <w:rsid w:val="000B7635"/>
    <w:rsid w:val="000C0491"/>
    <w:rsid w:val="000C2055"/>
    <w:rsid w:val="000C4288"/>
    <w:rsid w:val="000C594A"/>
    <w:rsid w:val="000C5D32"/>
    <w:rsid w:val="000C7043"/>
    <w:rsid w:val="000D039A"/>
    <w:rsid w:val="000D06EE"/>
    <w:rsid w:val="000D10E7"/>
    <w:rsid w:val="000D144E"/>
    <w:rsid w:val="000D2763"/>
    <w:rsid w:val="000D36D4"/>
    <w:rsid w:val="000D37D5"/>
    <w:rsid w:val="000D4560"/>
    <w:rsid w:val="000D5706"/>
    <w:rsid w:val="000D5716"/>
    <w:rsid w:val="000D5A84"/>
    <w:rsid w:val="000D7627"/>
    <w:rsid w:val="000D7BAD"/>
    <w:rsid w:val="000E0104"/>
    <w:rsid w:val="000E0502"/>
    <w:rsid w:val="000E261D"/>
    <w:rsid w:val="000E3F2C"/>
    <w:rsid w:val="000E3F69"/>
    <w:rsid w:val="000E46FA"/>
    <w:rsid w:val="000E4FB5"/>
    <w:rsid w:val="000E58D3"/>
    <w:rsid w:val="000E64CF"/>
    <w:rsid w:val="000E6BC8"/>
    <w:rsid w:val="000F0D62"/>
    <w:rsid w:val="000F2BF6"/>
    <w:rsid w:val="000F3311"/>
    <w:rsid w:val="000F3B92"/>
    <w:rsid w:val="000F6950"/>
    <w:rsid w:val="000F7894"/>
    <w:rsid w:val="000F7B95"/>
    <w:rsid w:val="001009B6"/>
    <w:rsid w:val="00101EB1"/>
    <w:rsid w:val="0010240C"/>
    <w:rsid w:val="00103CCE"/>
    <w:rsid w:val="0010424E"/>
    <w:rsid w:val="00104888"/>
    <w:rsid w:val="0010614B"/>
    <w:rsid w:val="001070C6"/>
    <w:rsid w:val="001111AA"/>
    <w:rsid w:val="0011176A"/>
    <w:rsid w:val="00111B44"/>
    <w:rsid w:val="00111CDF"/>
    <w:rsid w:val="00112F2F"/>
    <w:rsid w:val="001131D7"/>
    <w:rsid w:val="001138BB"/>
    <w:rsid w:val="00113B64"/>
    <w:rsid w:val="00114968"/>
    <w:rsid w:val="0011630D"/>
    <w:rsid w:val="00116BEE"/>
    <w:rsid w:val="00116E31"/>
    <w:rsid w:val="00117223"/>
    <w:rsid w:val="0012084B"/>
    <w:rsid w:val="001216DD"/>
    <w:rsid w:val="0012268D"/>
    <w:rsid w:val="00123FC7"/>
    <w:rsid w:val="00124A9A"/>
    <w:rsid w:val="00124B37"/>
    <w:rsid w:val="00124D10"/>
    <w:rsid w:val="00126E7C"/>
    <w:rsid w:val="001271DE"/>
    <w:rsid w:val="00127993"/>
    <w:rsid w:val="001302DB"/>
    <w:rsid w:val="00130EC1"/>
    <w:rsid w:val="0013137F"/>
    <w:rsid w:val="00131569"/>
    <w:rsid w:val="001320CC"/>
    <w:rsid w:val="001324AB"/>
    <w:rsid w:val="00132BE3"/>
    <w:rsid w:val="00133A9A"/>
    <w:rsid w:val="00134F6F"/>
    <w:rsid w:val="00137908"/>
    <w:rsid w:val="00137ACC"/>
    <w:rsid w:val="001401DA"/>
    <w:rsid w:val="00140455"/>
    <w:rsid w:val="00141298"/>
    <w:rsid w:val="001422CA"/>
    <w:rsid w:val="0014270E"/>
    <w:rsid w:val="001466B2"/>
    <w:rsid w:val="00147578"/>
    <w:rsid w:val="00154285"/>
    <w:rsid w:val="001548E8"/>
    <w:rsid w:val="00155665"/>
    <w:rsid w:val="00156B22"/>
    <w:rsid w:val="00157154"/>
    <w:rsid w:val="001579F7"/>
    <w:rsid w:val="001603CB"/>
    <w:rsid w:val="001609DE"/>
    <w:rsid w:val="00161117"/>
    <w:rsid w:val="001619D6"/>
    <w:rsid w:val="00163C97"/>
    <w:rsid w:val="001640D2"/>
    <w:rsid w:val="001656A8"/>
    <w:rsid w:val="00165717"/>
    <w:rsid w:val="00166584"/>
    <w:rsid w:val="001670D7"/>
    <w:rsid w:val="00167509"/>
    <w:rsid w:val="00170639"/>
    <w:rsid w:val="00170BA8"/>
    <w:rsid w:val="00171590"/>
    <w:rsid w:val="00172B9D"/>
    <w:rsid w:val="00172FD7"/>
    <w:rsid w:val="00173E27"/>
    <w:rsid w:val="00175668"/>
    <w:rsid w:val="0017757A"/>
    <w:rsid w:val="001801C0"/>
    <w:rsid w:val="00180A4C"/>
    <w:rsid w:val="001828D1"/>
    <w:rsid w:val="00183BAA"/>
    <w:rsid w:val="0018449D"/>
    <w:rsid w:val="00184B53"/>
    <w:rsid w:val="001857BB"/>
    <w:rsid w:val="0018584A"/>
    <w:rsid w:val="00185B00"/>
    <w:rsid w:val="0018627C"/>
    <w:rsid w:val="00186A20"/>
    <w:rsid w:val="00186E63"/>
    <w:rsid w:val="0019067F"/>
    <w:rsid w:val="0019139C"/>
    <w:rsid w:val="00191CB7"/>
    <w:rsid w:val="00191FD6"/>
    <w:rsid w:val="00192E7E"/>
    <w:rsid w:val="0019350E"/>
    <w:rsid w:val="0019442C"/>
    <w:rsid w:val="001944DA"/>
    <w:rsid w:val="00194DB8"/>
    <w:rsid w:val="00194F4A"/>
    <w:rsid w:val="001A096F"/>
    <w:rsid w:val="001A1B1F"/>
    <w:rsid w:val="001A2559"/>
    <w:rsid w:val="001A260A"/>
    <w:rsid w:val="001A2F8D"/>
    <w:rsid w:val="001A2FC0"/>
    <w:rsid w:val="001A3D89"/>
    <w:rsid w:val="001A457E"/>
    <w:rsid w:val="001A4D55"/>
    <w:rsid w:val="001A691E"/>
    <w:rsid w:val="001A6CA4"/>
    <w:rsid w:val="001A7199"/>
    <w:rsid w:val="001A76AF"/>
    <w:rsid w:val="001B2331"/>
    <w:rsid w:val="001B2626"/>
    <w:rsid w:val="001B3E20"/>
    <w:rsid w:val="001B5296"/>
    <w:rsid w:val="001B57A9"/>
    <w:rsid w:val="001B6141"/>
    <w:rsid w:val="001B62AD"/>
    <w:rsid w:val="001B6781"/>
    <w:rsid w:val="001B6A36"/>
    <w:rsid w:val="001B7FAF"/>
    <w:rsid w:val="001C08B4"/>
    <w:rsid w:val="001C4514"/>
    <w:rsid w:val="001C484C"/>
    <w:rsid w:val="001C4993"/>
    <w:rsid w:val="001C4C9E"/>
    <w:rsid w:val="001C4EE3"/>
    <w:rsid w:val="001C5635"/>
    <w:rsid w:val="001D014D"/>
    <w:rsid w:val="001D1965"/>
    <w:rsid w:val="001D1A5D"/>
    <w:rsid w:val="001D314A"/>
    <w:rsid w:val="001D3546"/>
    <w:rsid w:val="001D3C8F"/>
    <w:rsid w:val="001D406D"/>
    <w:rsid w:val="001D46D5"/>
    <w:rsid w:val="001D5F44"/>
    <w:rsid w:val="001D6AA7"/>
    <w:rsid w:val="001D6C02"/>
    <w:rsid w:val="001D70FC"/>
    <w:rsid w:val="001D7BBE"/>
    <w:rsid w:val="001E080A"/>
    <w:rsid w:val="001E0E39"/>
    <w:rsid w:val="001E16C7"/>
    <w:rsid w:val="001E24E9"/>
    <w:rsid w:val="001E4313"/>
    <w:rsid w:val="001E4F20"/>
    <w:rsid w:val="001E6228"/>
    <w:rsid w:val="001E7F01"/>
    <w:rsid w:val="001E7F84"/>
    <w:rsid w:val="001F3985"/>
    <w:rsid w:val="001F4323"/>
    <w:rsid w:val="001F4696"/>
    <w:rsid w:val="001F6DFF"/>
    <w:rsid w:val="001F76C0"/>
    <w:rsid w:val="001F7B5B"/>
    <w:rsid w:val="001F7ED4"/>
    <w:rsid w:val="00200E85"/>
    <w:rsid w:val="00202C5D"/>
    <w:rsid w:val="002031BC"/>
    <w:rsid w:val="0020421D"/>
    <w:rsid w:val="00204DEE"/>
    <w:rsid w:val="00205151"/>
    <w:rsid w:val="00206C18"/>
    <w:rsid w:val="00207C94"/>
    <w:rsid w:val="00207F19"/>
    <w:rsid w:val="00212563"/>
    <w:rsid w:val="00213508"/>
    <w:rsid w:val="0021390E"/>
    <w:rsid w:val="00214741"/>
    <w:rsid w:val="00215ACA"/>
    <w:rsid w:val="00217444"/>
    <w:rsid w:val="00217D09"/>
    <w:rsid w:val="00220033"/>
    <w:rsid w:val="00221BB7"/>
    <w:rsid w:val="00222349"/>
    <w:rsid w:val="00223075"/>
    <w:rsid w:val="002235FB"/>
    <w:rsid w:val="00224C50"/>
    <w:rsid w:val="00224D13"/>
    <w:rsid w:val="00225E5F"/>
    <w:rsid w:val="00226514"/>
    <w:rsid w:val="00226CAD"/>
    <w:rsid w:val="002271AF"/>
    <w:rsid w:val="002303FC"/>
    <w:rsid w:val="00231C38"/>
    <w:rsid w:val="002331A9"/>
    <w:rsid w:val="00234006"/>
    <w:rsid w:val="002340D7"/>
    <w:rsid w:val="00234A03"/>
    <w:rsid w:val="00234D1A"/>
    <w:rsid w:val="00235B6A"/>
    <w:rsid w:val="002369A1"/>
    <w:rsid w:val="00236E15"/>
    <w:rsid w:val="00237B87"/>
    <w:rsid w:val="00237E40"/>
    <w:rsid w:val="002426F7"/>
    <w:rsid w:val="00242AD9"/>
    <w:rsid w:val="002457B6"/>
    <w:rsid w:val="0024607D"/>
    <w:rsid w:val="002471B4"/>
    <w:rsid w:val="00251C68"/>
    <w:rsid w:val="00251D87"/>
    <w:rsid w:val="00252131"/>
    <w:rsid w:val="00253BFF"/>
    <w:rsid w:val="00254880"/>
    <w:rsid w:val="00256A90"/>
    <w:rsid w:val="00257125"/>
    <w:rsid w:val="0025716D"/>
    <w:rsid w:val="00257E2E"/>
    <w:rsid w:val="002622B0"/>
    <w:rsid w:val="0026338A"/>
    <w:rsid w:val="002647F6"/>
    <w:rsid w:val="00265CAA"/>
    <w:rsid w:val="00266132"/>
    <w:rsid w:val="002676B6"/>
    <w:rsid w:val="00267EF8"/>
    <w:rsid w:val="002700FE"/>
    <w:rsid w:val="00270439"/>
    <w:rsid w:val="00272990"/>
    <w:rsid w:val="00273C48"/>
    <w:rsid w:val="0027644A"/>
    <w:rsid w:val="00276798"/>
    <w:rsid w:val="00276B5D"/>
    <w:rsid w:val="00280C20"/>
    <w:rsid w:val="0028149B"/>
    <w:rsid w:val="00282B57"/>
    <w:rsid w:val="00282B70"/>
    <w:rsid w:val="0028463B"/>
    <w:rsid w:val="002850DC"/>
    <w:rsid w:val="0028738B"/>
    <w:rsid w:val="00287E09"/>
    <w:rsid w:val="00287FAB"/>
    <w:rsid w:val="0029070F"/>
    <w:rsid w:val="00290A7B"/>
    <w:rsid w:val="002944FE"/>
    <w:rsid w:val="00294A20"/>
    <w:rsid w:val="002954AC"/>
    <w:rsid w:val="00296332"/>
    <w:rsid w:val="00296C53"/>
    <w:rsid w:val="00297B17"/>
    <w:rsid w:val="00297DEB"/>
    <w:rsid w:val="002A05F0"/>
    <w:rsid w:val="002A1BBA"/>
    <w:rsid w:val="002A25E2"/>
    <w:rsid w:val="002A2D08"/>
    <w:rsid w:val="002A3F0E"/>
    <w:rsid w:val="002A71CE"/>
    <w:rsid w:val="002B1E14"/>
    <w:rsid w:val="002B3442"/>
    <w:rsid w:val="002B42E0"/>
    <w:rsid w:val="002B525B"/>
    <w:rsid w:val="002B6823"/>
    <w:rsid w:val="002B6B84"/>
    <w:rsid w:val="002B6FB0"/>
    <w:rsid w:val="002B7224"/>
    <w:rsid w:val="002B7F1A"/>
    <w:rsid w:val="002C04F3"/>
    <w:rsid w:val="002C05B7"/>
    <w:rsid w:val="002C062C"/>
    <w:rsid w:val="002C13FD"/>
    <w:rsid w:val="002C2153"/>
    <w:rsid w:val="002C221B"/>
    <w:rsid w:val="002C47EC"/>
    <w:rsid w:val="002C4FCD"/>
    <w:rsid w:val="002C578B"/>
    <w:rsid w:val="002C5932"/>
    <w:rsid w:val="002C5D91"/>
    <w:rsid w:val="002C6C17"/>
    <w:rsid w:val="002C72A4"/>
    <w:rsid w:val="002C7F75"/>
    <w:rsid w:val="002D1DAD"/>
    <w:rsid w:val="002D23B7"/>
    <w:rsid w:val="002D2AB6"/>
    <w:rsid w:val="002D30FB"/>
    <w:rsid w:val="002D4211"/>
    <w:rsid w:val="002D47CA"/>
    <w:rsid w:val="002D5900"/>
    <w:rsid w:val="002D6455"/>
    <w:rsid w:val="002D6DF1"/>
    <w:rsid w:val="002E03C9"/>
    <w:rsid w:val="002E1D0E"/>
    <w:rsid w:val="002E4500"/>
    <w:rsid w:val="002E4DC9"/>
    <w:rsid w:val="002E608D"/>
    <w:rsid w:val="002E63B2"/>
    <w:rsid w:val="002F0D60"/>
    <w:rsid w:val="002F1527"/>
    <w:rsid w:val="002F2D19"/>
    <w:rsid w:val="002F453E"/>
    <w:rsid w:val="002F4719"/>
    <w:rsid w:val="002F613B"/>
    <w:rsid w:val="002F7107"/>
    <w:rsid w:val="002F715D"/>
    <w:rsid w:val="002F72AA"/>
    <w:rsid w:val="002F74F6"/>
    <w:rsid w:val="002F7739"/>
    <w:rsid w:val="003001E5"/>
    <w:rsid w:val="003006BB"/>
    <w:rsid w:val="00301709"/>
    <w:rsid w:val="00301CCE"/>
    <w:rsid w:val="00302499"/>
    <w:rsid w:val="003027CD"/>
    <w:rsid w:val="0030407D"/>
    <w:rsid w:val="00304375"/>
    <w:rsid w:val="00304991"/>
    <w:rsid w:val="00304C31"/>
    <w:rsid w:val="00306179"/>
    <w:rsid w:val="00311475"/>
    <w:rsid w:val="00311F65"/>
    <w:rsid w:val="003126A6"/>
    <w:rsid w:val="00312B9A"/>
    <w:rsid w:val="003137EA"/>
    <w:rsid w:val="003169B7"/>
    <w:rsid w:val="003169CE"/>
    <w:rsid w:val="00317435"/>
    <w:rsid w:val="00322304"/>
    <w:rsid w:val="003234E2"/>
    <w:rsid w:val="00323633"/>
    <w:rsid w:val="00323D79"/>
    <w:rsid w:val="003305F3"/>
    <w:rsid w:val="003309C8"/>
    <w:rsid w:val="00333FCC"/>
    <w:rsid w:val="00334008"/>
    <w:rsid w:val="00334DA0"/>
    <w:rsid w:val="00335884"/>
    <w:rsid w:val="00335AE7"/>
    <w:rsid w:val="00336B53"/>
    <w:rsid w:val="00340923"/>
    <w:rsid w:val="00340992"/>
    <w:rsid w:val="00342189"/>
    <w:rsid w:val="00343364"/>
    <w:rsid w:val="003434DC"/>
    <w:rsid w:val="0034366D"/>
    <w:rsid w:val="0034385C"/>
    <w:rsid w:val="00345A28"/>
    <w:rsid w:val="00346033"/>
    <w:rsid w:val="00346124"/>
    <w:rsid w:val="00346229"/>
    <w:rsid w:val="00346C26"/>
    <w:rsid w:val="00347B26"/>
    <w:rsid w:val="00347EED"/>
    <w:rsid w:val="00347FD8"/>
    <w:rsid w:val="00350FD8"/>
    <w:rsid w:val="00352184"/>
    <w:rsid w:val="00352296"/>
    <w:rsid w:val="00352509"/>
    <w:rsid w:val="00354B13"/>
    <w:rsid w:val="00354E3B"/>
    <w:rsid w:val="0035558E"/>
    <w:rsid w:val="0035594B"/>
    <w:rsid w:val="00356A69"/>
    <w:rsid w:val="003574F6"/>
    <w:rsid w:val="00360181"/>
    <w:rsid w:val="00361C03"/>
    <w:rsid w:val="00361EC0"/>
    <w:rsid w:val="00362F00"/>
    <w:rsid w:val="00363636"/>
    <w:rsid w:val="00364198"/>
    <w:rsid w:val="00364EC6"/>
    <w:rsid w:val="00365BAB"/>
    <w:rsid w:val="00365D28"/>
    <w:rsid w:val="00371C6F"/>
    <w:rsid w:val="003736E3"/>
    <w:rsid w:val="00374520"/>
    <w:rsid w:val="003763B2"/>
    <w:rsid w:val="00376719"/>
    <w:rsid w:val="00380683"/>
    <w:rsid w:val="00381024"/>
    <w:rsid w:val="003812DC"/>
    <w:rsid w:val="00383E3D"/>
    <w:rsid w:val="003857D2"/>
    <w:rsid w:val="003859BB"/>
    <w:rsid w:val="0038797E"/>
    <w:rsid w:val="0039127A"/>
    <w:rsid w:val="00391873"/>
    <w:rsid w:val="00392CD2"/>
    <w:rsid w:val="0039560E"/>
    <w:rsid w:val="0039650D"/>
    <w:rsid w:val="003970A9"/>
    <w:rsid w:val="003A0538"/>
    <w:rsid w:val="003A1ACD"/>
    <w:rsid w:val="003A26D8"/>
    <w:rsid w:val="003A3C4C"/>
    <w:rsid w:val="003A51AB"/>
    <w:rsid w:val="003A64AF"/>
    <w:rsid w:val="003A7016"/>
    <w:rsid w:val="003A74DC"/>
    <w:rsid w:val="003A767C"/>
    <w:rsid w:val="003A7A12"/>
    <w:rsid w:val="003B10A8"/>
    <w:rsid w:val="003B1D70"/>
    <w:rsid w:val="003B3C23"/>
    <w:rsid w:val="003B4A08"/>
    <w:rsid w:val="003B4C0D"/>
    <w:rsid w:val="003B573E"/>
    <w:rsid w:val="003B5FB9"/>
    <w:rsid w:val="003B6B15"/>
    <w:rsid w:val="003B714C"/>
    <w:rsid w:val="003B71F3"/>
    <w:rsid w:val="003B7636"/>
    <w:rsid w:val="003B7744"/>
    <w:rsid w:val="003B7C59"/>
    <w:rsid w:val="003C1CDB"/>
    <w:rsid w:val="003C1D9A"/>
    <w:rsid w:val="003C2A34"/>
    <w:rsid w:val="003C2ADA"/>
    <w:rsid w:val="003C37F5"/>
    <w:rsid w:val="003C54A5"/>
    <w:rsid w:val="003C5DC6"/>
    <w:rsid w:val="003C62B7"/>
    <w:rsid w:val="003C6DE6"/>
    <w:rsid w:val="003D0023"/>
    <w:rsid w:val="003D0619"/>
    <w:rsid w:val="003D0AC7"/>
    <w:rsid w:val="003D1224"/>
    <w:rsid w:val="003D1A3E"/>
    <w:rsid w:val="003D1A72"/>
    <w:rsid w:val="003D1F0D"/>
    <w:rsid w:val="003D2065"/>
    <w:rsid w:val="003D2121"/>
    <w:rsid w:val="003D2CA8"/>
    <w:rsid w:val="003D3F54"/>
    <w:rsid w:val="003D4A2F"/>
    <w:rsid w:val="003D4D06"/>
    <w:rsid w:val="003E0CB4"/>
    <w:rsid w:val="003E1F96"/>
    <w:rsid w:val="003E25C0"/>
    <w:rsid w:val="003E294A"/>
    <w:rsid w:val="003E331D"/>
    <w:rsid w:val="003E355D"/>
    <w:rsid w:val="003E3BEA"/>
    <w:rsid w:val="003E3FF6"/>
    <w:rsid w:val="003E6405"/>
    <w:rsid w:val="003E7C02"/>
    <w:rsid w:val="003F075C"/>
    <w:rsid w:val="003F0BEE"/>
    <w:rsid w:val="003F12BF"/>
    <w:rsid w:val="003F29EB"/>
    <w:rsid w:val="003F52ED"/>
    <w:rsid w:val="003F65DE"/>
    <w:rsid w:val="003F6A15"/>
    <w:rsid w:val="004006A1"/>
    <w:rsid w:val="004025C5"/>
    <w:rsid w:val="00402F83"/>
    <w:rsid w:val="00405636"/>
    <w:rsid w:val="00405CC3"/>
    <w:rsid w:val="00410747"/>
    <w:rsid w:val="00410ADD"/>
    <w:rsid w:val="00410FF9"/>
    <w:rsid w:val="00411EF7"/>
    <w:rsid w:val="00415243"/>
    <w:rsid w:val="0041590B"/>
    <w:rsid w:val="00415B67"/>
    <w:rsid w:val="00416BEA"/>
    <w:rsid w:val="00416D7E"/>
    <w:rsid w:val="0041741E"/>
    <w:rsid w:val="004208C5"/>
    <w:rsid w:val="00420B80"/>
    <w:rsid w:val="004216F9"/>
    <w:rsid w:val="00424468"/>
    <w:rsid w:val="004244E9"/>
    <w:rsid w:val="00424904"/>
    <w:rsid w:val="00424C14"/>
    <w:rsid w:val="00424E2D"/>
    <w:rsid w:val="00425904"/>
    <w:rsid w:val="004259C8"/>
    <w:rsid w:val="0043002E"/>
    <w:rsid w:val="00430DE5"/>
    <w:rsid w:val="004313CB"/>
    <w:rsid w:val="00432D73"/>
    <w:rsid w:val="00433566"/>
    <w:rsid w:val="0043593F"/>
    <w:rsid w:val="004368DD"/>
    <w:rsid w:val="00437A84"/>
    <w:rsid w:val="004401E5"/>
    <w:rsid w:val="0044111D"/>
    <w:rsid w:val="00441211"/>
    <w:rsid w:val="0044259E"/>
    <w:rsid w:val="00442CBD"/>
    <w:rsid w:val="0044363F"/>
    <w:rsid w:val="00443C70"/>
    <w:rsid w:val="00447CDE"/>
    <w:rsid w:val="00450C51"/>
    <w:rsid w:val="00451D94"/>
    <w:rsid w:val="004553CB"/>
    <w:rsid w:val="00455C52"/>
    <w:rsid w:val="004560B4"/>
    <w:rsid w:val="0045731F"/>
    <w:rsid w:val="00457CDD"/>
    <w:rsid w:val="00457DB7"/>
    <w:rsid w:val="00457F31"/>
    <w:rsid w:val="004608E2"/>
    <w:rsid w:val="00461104"/>
    <w:rsid w:val="00461816"/>
    <w:rsid w:val="00461F05"/>
    <w:rsid w:val="00462F8F"/>
    <w:rsid w:val="0046334A"/>
    <w:rsid w:val="004659C5"/>
    <w:rsid w:val="00465E14"/>
    <w:rsid w:val="00466280"/>
    <w:rsid w:val="00466525"/>
    <w:rsid w:val="004665BE"/>
    <w:rsid w:val="00467748"/>
    <w:rsid w:val="00467E69"/>
    <w:rsid w:val="00470519"/>
    <w:rsid w:val="00472439"/>
    <w:rsid w:val="004726BA"/>
    <w:rsid w:val="00473CF0"/>
    <w:rsid w:val="00475382"/>
    <w:rsid w:val="0047665B"/>
    <w:rsid w:val="004769A2"/>
    <w:rsid w:val="00476FE5"/>
    <w:rsid w:val="00477109"/>
    <w:rsid w:val="00480F0D"/>
    <w:rsid w:val="00481163"/>
    <w:rsid w:val="0048168D"/>
    <w:rsid w:val="00481C93"/>
    <w:rsid w:val="00483B89"/>
    <w:rsid w:val="004858E4"/>
    <w:rsid w:val="004866E7"/>
    <w:rsid w:val="00486B39"/>
    <w:rsid w:val="00491932"/>
    <w:rsid w:val="004923B1"/>
    <w:rsid w:val="0049412F"/>
    <w:rsid w:val="00494E3D"/>
    <w:rsid w:val="004960B7"/>
    <w:rsid w:val="00496FEA"/>
    <w:rsid w:val="00497428"/>
    <w:rsid w:val="004975FF"/>
    <w:rsid w:val="004A06A1"/>
    <w:rsid w:val="004A155F"/>
    <w:rsid w:val="004A255B"/>
    <w:rsid w:val="004A3CB1"/>
    <w:rsid w:val="004A3F5D"/>
    <w:rsid w:val="004A652A"/>
    <w:rsid w:val="004A7AF5"/>
    <w:rsid w:val="004B032D"/>
    <w:rsid w:val="004B04E7"/>
    <w:rsid w:val="004B0F23"/>
    <w:rsid w:val="004B15EF"/>
    <w:rsid w:val="004B1E5E"/>
    <w:rsid w:val="004B2E4E"/>
    <w:rsid w:val="004B348A"/>
    <w:rsid w:val="004B3D03"/>
    <w:rsid w:val="004B4CB2"/>
    <w:rsid w:val="004B5459"/>
    <w:rsid w:val="004B6266"/>
    <w:rsid w:val="004B747B"/>
    <w:rsid w:val="004B7591"/>
    <w:rsid w:val="004C11FE"/>
    <w:rsid w:val="004C4741"/>
    <w:rsid w:val="004C485A"/>
    <w:rsid w:val="004C60F3"/>
    <w:rsid w:val="004C6566"/>
    <w:rsid w:val="004D0146"/>
    <w:rsid w:val="004D05E9"/>
    <w:rsid w:val="004D09B8"/>
    <w:rsid w:val="004D1181"/>
    <w:rsid w:val="004D20C8"/>
    <w:rsid w:val="004D2CC6"/>
    <w:rsid w:val="004D35D6"/>
    <w:rsid w:val="004D436C"/>
    <w:rsid w:val="004D43E3"/>
    <w:rsid w:val="004D4715"/>
    <w:rsid w:val="004D4818"/>
    <w:rsid w:val="004D4AC3"/>
    <w:rsid w:val="004D56A7"/>
    <w:rsid w:val="004D5BB3"/>
    <w:rsid w:val="004D5D35"/>
    <w:rsid w:val="004D69CD"/>
    <w:rsid w:val="004E0D4D"/>
    <w:rsid w:val="004E2035"/>
    <w:rsid w:val="004E4D9D"/>
    <w:rsid w:val="004E760A"/>
    <w:rsid w:val="004E7872"/>
    <w:rsid w:val="004F04E4"/>
    <w:rsid w:val="004F0CE9"/>
    <w:rsid w:val="004F0D1C"/>
    <w:rsid w:val="004F1098"/>
    <w:rsid w:val="004F16DA"/>
    <w:rsid w:val="004F2C48"/>
    <w:rsid w:val="004F2CB5"/>
    <w:rsid w:val="004F40F9"/>
    <w:rsid w:val="004F5741"/>
    <w:rsid w:val="004F5864"/>
    <w:rsid w:val="004F5BE8"/>
    <w:rsid w:val="004F6671"/>
    <w:rsid w:val="004F7267"/>
    <w:rsid w:val="00500507"/>
    <w:rsid w:val="00501012"/>
    <w:rsid w:val="00503857"/>
    <w:rsid w:val="005049B0"/>
    <w:rsid w:val="0050500D"/>
    <w:rsid w:val="0050582D"/>
    <w:rsid w:val="00506521"/>
    <w:rsid w:val="00506A85"/>
    <w:rsid w:val="0051067E"/>
    <w:rsid w:val="00511847"/>
    <w:rsid w:val="00511C74"/>
    <w:rsid w:val="00513073"/>
    <w:rsid w:val="00513FCF"/>
    <w:rsid w:val="005140BA"/>
    <w:rsid w:val="00515964"/>
    <w:rsid w:val="00516292"/>
    <w:rsid w:val="005164FA"/>
    <w:rsid w:val="00516A62"/>
    <w:rsid w:val="00517B7F"/>
    <w:rsid w:val="0052000F"/>
    <w:rsid w:val="00520A6D"/>
    <w:rsid w:val="005216AA"/>
    <w:rsid w:val="005221CC"/>
    <w:rsid w:val="00522E2C"/>
    <w:rsid w:val="00523768"/>
    <w:rsid w:val="00523B0B"/>
    <w:rsid w:val="00524B08"/>
    <w:rsid w:val="0052577D"/>
    <w:rsid w:val="00525B67"/>
    <w:rsid w:val="00525DE9"/>
    <w:rsid w:val="00526193"/>
    <w:rsid w:val="00526270"/>
    <w:rsid w:val="00526F00"/>
    <w:rsid w:val="00527257"/>
    <w:rsid w:val="00527565"/>
    <w:rsid w:val="00527905"/>
    <w:rsid w:val="00532E35"/>
    <w:rsid w:val="00533786"/>
    <w:rsid w:val="00533AAE"/>
    <w:rsid w:val="005365B5"/>
    <w:rsid w:val="00537A80"/>
    <w:rsid w:val="005413A3"/>
    <w:rsid w:val="00541581"/>
    <w:rsid w:val="00541CF0"/>
    <w:rsid w:val="00542504"/>
    <w:rsid w:val="005431E0"/>
    <w:rsid w:val="00543425"/>
    <w:rsid w:val="0054423F"/>
    <w:rsid w:val="00544659"/>
    <w:rsid w:val="00544E09"/>
    <w:rsid w:val="00545022"/>
    <w:rsid w:val="00545F38"/>
    <w:rsid w:val="00547712"/>
    <w:rsid w:val="00553401"/>
    <w:rsid w:val="00554354"/>
    <w:rsid w:val="00554777"/>
    <w:rsid w:val="00554DAA"/>
    <w:rsid w:val="0055528A"/>
    <w:rsid w:val="005555CD"/>
    <w:rsid w:val="0055685E"/>
    <w:rsid w:val="0055689C"/>
    <w:rsid w:val="00556AA5"/>
    <w:rsid w:val="00556F25"/>
    <w:rsid w:val="00557AE9"/>
    <w:rsid w:val="00561424"/>
    <w:rsid w:val="00561DDC"/>
    <w:rsid w:val="00562889"/>
    <w:rsid w:val="00563F53"/>
    <w:rsid w:val="00564707"/>
    <w:rsid w:val="00564808"/>
    <w:rsid w:val="005653FC"/>
    <w:rsid w:val="005654C0"/>
    <w:rsid w:val="00566834"/>
    <w:rsid w:val="00567B00"/>
    <w:rsid w:val="00570A61"/>
    <w:rsid w:val="00571099"/>
    <w:rsid w:val="005715C9"/>
    <w:rsid w:val="005728CC"/>
    <w:rsid w:val="005735B1"/>
    <w:rsid w:val="00573CD3"/>
    <w:rsid w:val="00574143"/>
    <w:rsid w:val="00574932"/>
    <w:rsid w:val="00574D57"/>
    <w:rsid w:val="00574DEC"/>
    <w:rsid w:val="00575AC8"/>
    <w:rsid w:val="00575C07"/>
    <w:rsid w:val="00577707"/>
    <w:rsid w:val="005800F2"/>
    <w:rsid w:val="005805AF"/>
    <w:rsid w:val="00580FCC"/>
    <w:rsid w:val="005839C8"/>
    <w:rsid w:val="00583FC9"/>
    <w:rsid w:val="00587C76"/>
    <w:rsid w:val="005931E9"/>
    <w:rsid w:val="00594633"/>
    <w:rsid w:val="00594AE4"/>
    <w:rsid w:val="00595C8B"/>
    <w:rsid w:val="0059670D"/>
    <w:rsid w:val="005A04F2"/>
    <w:rsid w:val="005A0A57"/>
    <w:rsid w:val="005A1356"/>
    <w:rsid w:val="005A1B87"/>
    <w:rsid w:val="005A3FB8"/>
    <w:rsid w:val="005A3FF6"/>
    <w:rsid w:val="005A4CD3"/>
    <w:rsid w:val="005A4D41"/>
    <w:rsid w:val="005A5656"/>
    <w:rsid w:val="005A5F43"/>
    <w:rsid w:val="005A5F77"/>
    <w:rsid w:val="005B0E90"/>
    <w:rsid w:val="005B3584"/>
    <w:rsid w:val="005B3A7A"/>
    <w:rsid w:val="005B3DD7"/>
    <w:rsid w:val="005B4A12"/>
    <w:rsid w:val="005B4C74"/>
    <w:rsid w:val="005B4F35"/>
    <w:rsid w:val="005B504C"/>
    <w:rsid w:val="005C1440"/>
    <w:rsid w:val="005C1F11"/>
    <w:rsid w:val="005C378E"/>
    <w:rsid w:val="005C432B"/>
    <w:rsid w:val="005C43D6"/>
    <w:rsid w:val="005C5730"/>
    <w:rsid w:val="005C5B45"/>
    <w:rsid w:val="005D2CAD"/>
    <w:rsid w:val="005D376B"/>
    <w:rsid w:val="005D37FB"/>
    <w:rsid w:val="005D4EB7"/>
    <w:rsid w:val="005D6621"/>
    <w:rsid w:val="005D6A47"/>
    <w:rsid w:val="005D6B87"/>
    <w:rsid w:val="005D7316"/>
    <w:rsid w:val="005D7EEC"/>
    <w:rsid w:val="005E02DC"/>
    <w:rsid w:val="005E17E1"/>
    <w:rsid w:val="005E1869"/>
    <w:rsid w:val="005E27CE"/>
    <w:rsid w:val="005E43A7"/>
    <w:rsid w:val="005E4F56"/>
    <w:rsid w:val="005E694A"/>
    <w:rsid w:val="005E6BC9"/>
    <w:rsid w:val="005E6E27"/>
    <w:rsid w:val="005E6FD4"/>
    <w:rsid w:val="005E7860"/>
    <w:rsid w:val="005F0347"/>
    <w:rsid w:val="005F0392"/>
    <w:rsid w:val="005F1EF7"/>
    <w:rsid w:val="005F2999"/>
    <w:rsid w:val="005F3AEA"/>
    <w:rsid w:val="005F3B94"/>
    <w:rsid w:val="005F5E97"/>
    <w:rsid w:val="005F631A"/>
    <w:rsid w:val="005F75F7"/>
    <w:rsid w:val="005F7CD8"/>
    <w:rsid w:val="00601C54"/>
    <w:rsid w:val="00601FDC"/>
    <w:rsid w:val="00602087"/>
    <w:rsid w:val="00603B02"/>
    <w:rsid w:val="00604B8E"/>
    <w:rsid w:val="00605ACD"/>
    <w:rsid w:val="00606B77"/>
    <w:rsid w:val="00607BB2"/>
    <w:rsid w:val="00611515"/>
    <w:rsid w:val="00612602"/>
    <w:rsid w:val="00613AA3"/>
    <w:rsid w:val="00615552"/>
    <w:rsid w:val="00615561"/>
    <w:rsid w:val="00615821"/>
    <w:rsid w:val="006158D3"/>
    <w:rsid w:val="00616A27"/>
    <w:rsid w:val="00616DAC"/>
    <w:rsid w:val="006213EF"/>
    <w:rsid w:val="0062180F"/>
    <w:rsid w:val="0062414E"/>
    <w:rsid w:val="006261AC"/>
    <w:rsid w:val="0062726D"/>
    <w:rsid w:val="00630286"/>
    <w:rsid w:val="00630E98"/>
    <w:rsid w:val="00632D43"/>
    <w:rsid w:val="00632DF9"/>
    <w:rsid w:val="00633456"/>
    <w:rsid w:val="00633A00"/>
    <w:rsid w:val="0063470E"/>
    <w:rsid w:val="00636806"/>
    <w:rsid w:val="00637284"/>
    <w:rsid w:val="0063729A"/>
    <w:rsid w:val="0064145C"/>
    <w:rsid w:val="006427A1"/>
    <w:rsid w:val="00643295"/>
    <w:rsid w:val="006433AA"/>
    <w:rsid w:val="00644BE2"/>
    <w:rsid w:val="00645AA8"/>
    <w:rsid w:val="0064669E"/>
    <w:rsid w:val="006470CC"/>
    <w:rsid w:val="00647C17"/>
    <w:rsid w:val="00650677"/>
    <w:rsid w:val="0065069B"/>
    <w:rsid w:val="0065313B"/>
    <w:rsid w:val="00653DFB"/>
    <w:rsid w:val="00653EAF"/>
    <w:rsid w:val="00654A84"/>
    <w:rsid w:val="00655C10"/>
    <w:rsid w:val="00655D3B"/>
    <w:rsid w:val="00656598"/>
    <w:rsid w:val="006576E8"/>
    <w:rsid w:val="0065789B"/>
    <w:rsid w:val="00657A78"/>
    <w:rsid w:val="0066148F"/>
    <w:rsid w:val="0066174B"/>
    <w:rsid w:val="00663076"/>
    <w:rsid w:val="00665C09"/>
    <w:rsid w:val="006662CA"/>
    <w:rsid w:val="00671E73"/>
    <w:rsid w:val="00672939"/>
    <w:rsid w:val="006737CC"/>
    <w:rsid w:val="00673F4E"/>
    <w:rsid w:val="00674EBC"/>
    <w:rsid w:val="006806E2"/>
    <w:rsid w:val="006824F9"/>
    <w:rsid w:val="0068326D"/>
    <w:rsid w:val="00683DEC"/>
    <w:rsid w:val="00686E2C"/>
    <w:rsid w:val="006872A0"/>
    <w:rsid w:val="006905EA"/>
    <w:rsid w:val="00691E16"/>
    <w:rsid w:val="0069202C"/>
    <w:rsid w:val="00692F70"/>
    <w:rsid w:val="00693C12"/>
    <w:rsid w:val="00693C5D"/>
    <w:rsid w:val="00694A67"/>
    <w:rsid w:val="006958AD"/>
    <w:rsid w:val="006A018F"/>
    <w:rsid w:val="006A10DB"/>
    <w:rsid w:val="006A15CC"/>
    <w:rsid w:val="006A1880"/>
    <w:rsid w:val="006A2187"/>
    <w:rsid w:val="006A251B"/>
    <w:rsid w:val="006A40D0"/>
    <w:rsid w:val="006A6CB3"/>
    <w:rsid w:val="006A7856"/>
    <w:rsid w:val="006A79EB"/>
    <w:rsid w:val="006A7CAA"/>
    <w:rsid w:val="006A7E5B"/>
    <w:rsid w:val="006B012B"/>
    <w:rsid w:val="006B018D"/>
    <w:rsid w:val="006B0A0F"/>
    <w:rsid w:val="006B23C4"/>
    <w:rsid w:val="006B30A2"/>
    <w:rsid w:val="006B579B"/>
    <w:rsid w:val="006B5F5A"/>
    <w:rsid w:val="006B72E9"/>
    <w:rsid w:val="006B7A4D"/>
    <w:rsid w:val="006C0161"/>
    <w:rsid w:val="006C087F"/>
    <w:rsid w:val="006C09A4"/>
    <w:rsid w:val="006C21F4"/>
    <w:rsid w:val="006C2A28"/>
    <w:rsid w:val="006C2C80"/>
    <w:rsid w:val="006C2F71"/>
    <w:rsid w:val="006C3380"/>
    <w:rsid w:val="006C3840"/>
    <w:rsid w:val="006C402C"/>
    <w:rsid w:val="006C6801"/>
    <w:rsid w:val="006C6CAC"/>
    <w:rsid w:val="006D0979"/>
    <w:rsid w:val="006D1403"/>
    <w:rsid w:val="006D2018"/>
    <w:rsid w:val="006D214F"/>
    <w:rsid w:val="006D3125"/>
    <w:rsid w:val="006D370E"/>
    <w:rsid w:val="006D3EB2"/>
    <w:rsid w:val="006D47BF"/>
    <w:rsid w:val="006D4F2F"/>
    <w:rsid w:val="006D644D"/>
    <w:rsid w:val="006D7945"/>
    <w:rsid w:val="006E022C"/>
    <w:rsid w:val="006E306F"/>
    <w:rsid w:val="006E4496"/>
    <w:rsid w:val="006E68E0"/>
    <w:rsid w:val="006E7909"/>
    <w:rsid w:val="006F0CCE"/>
    <w:rsid w:val="006F0F56"/>
    <w:rsid w:val="006F24E6"/>
    <w:rsid w:val="006F2D35"/>
    <w:rsid w:val="006F57A3"/>
    <w:rsid w:val="006F72BC"/>
    <w:rsid w:val="00700D91"/>
    <w:rsid w:val="00702C41"/>
    <w:rsid w:val="00702DBB"/>
    <w:rsid w:val="00703834"/>
    <w:rsid w:val="00703E44"/>
    <w:rsid w:val="00703EC1"/>
    <w:rsid w:val="007044E5"/>
    <w:rsid w:val="007060E1"/>
    <w:rsid w:val="007062E0"/>
    <w:rsid w:val="007079C6"/>
    <w:rsid w:val="00710245"/>
    <w:rsid w:val="007102EB"/>
    <w:rsid w:val="00710403"/>
    <w:rsid w:val="00710D96"/>
    <w:rsid w:val="0071151A"/>
    <w:rsid w:val="007122AB"/>
    <w:rsid w:val="00712C56"/>
    <w:rsid w:val="00713384"/>
    <w:rsid w:val="00715471"/>
    <w:rsid w:val="00716944"/>
    <w:rsid w:val="00716C73"/>
    <w:rsid w:val="00717484"/>
    <w:rsid w:val="00717BF3"/>
    <w:rsid w:val="00717EC7"/>
    <w:rsid w:val="00720901"/>
    <w:rsid w:val="00722003"/>
    <w:rsid w:val="007221F9"/>
    <w:rsid w:val="0072287C"/>
    <w:rsid w:val="00722D8E"/>
    <w:rsid w:val="007238DC"/>
    <w:rsid w:val="00724A55"/>
    <w:rsid w:val="00724E0A"/>
    <w:rsid w:val="007267B9"/>
    <w:rsid w:val="007274F5"/>
    <w:rsid w:val="00727E2C"/>
    <w:rsid w:val="007315B7"/>
    <w:rsid w:val="00731768"/>
    <w:rsid w:val="00731915"/>
    <w:rsid w:val="00731EA5"/>
    <w:rsid w:val="00732193"/>
    <w:rsid w:val="007321FC"/>
    <w:rsid w:val="00732AF4"/>
    <w:rsid w:val="0073316A"/>
    <w:rsid w:val="00733455"/>
    <w:rsid w:val="00733959"/>
    <w:rsid w:val="00733C2D"/>
    <w:rsid w:val="007347EA"/>
    <w:rsid w:val="00735A3E"/>
    <w:rsid w:val="0073602D"/>
    <w:rsid w:val="007372D5"/>
    <w:rsid w:val="00737FE5"/>
    <w:rsid w:val="00740427"/>
    <w:rsid w:val="00740BA8"/>
    <w:rsid w:val="00740C46"/>
    <w:rsid w:val="00741754"/>
    <w:rsid w:val="00743322"/>
    <w:rsid w:val="00744D54"/>
    <w:rsid w:val="00745D11"/>
    <w:rsid w:val="00745DD8"/>
    <w:rsid w:val="007466AB"/>
    <w:rsid w:val="00750163"/>
    <w:rsid w:val="007525B1"/>
    <w:rsid w:val="007531DD"/>
    <w:rsid w:val="007539EF"/>
    <w:rsid w:val="007544A1"/>
    <w:rsid w:val="007548AB"/>
    <w:rsid w:val="00755057"/>
    <w:rsid w:val="0075712B"/>
    <w:rsid w:val="007576FE"/>
    <w:rsid w:val="007630D9"/>
    <w:rsid w:val="00764A11"/>
    <w:rsid w:val="0076506A"/>
    <w:rsid w:val="007664ED"/>
    <w:rsid w:val="00766CE5"/>
    <w:rsid w:val="00766D62"/>
    <w:rsid w:val="00766EE0"/>
    <w:rsid w:val="00766FCE"/>
    <w:rsid w:val="00767046"/>
    <w:rsid w:val="007675CD"/>
    <w:rsid w:val="00767671"/>
    <w:rsid w:val="007679ED"/>
    <w:rsid w:val="00767F87"/>
    <w:rsid w:val="00770AC3"/>
    <w:rsid w:val="00770CBF"/>
    <w:rsid w:val="007711E0"/>
    <w:rsid w:val="00771467"/>
    <w:rsid w:val="00771D27"/>
    <w:rsid w:val="00772BA9"/>
    <w:rsid w:val="00773559"/>
    <w:rsid w:val="00775E12"/>
    <w:rsid w:val="00776734"/>
    <w:rsid w:val="007773F6"/>
    <w:rsid w:val="0077774F"/>
    <w:rsid w:val="00777D4A"/>
    <w:rsid w:val="00777F9F"/>
    <w:rsid w:val="0078054A"/>
    <w:rsid w:val="0078231B"/>
    <w:rsid w:val="00782D48"/>
    <w:rsid w:val="0078338E"/>
    <w:rsid w:val="00783F81"/>
    <w:rsid w:val="0078484A"/>
    <w:rsid w:val="00785BF1"/>
    <w:rsid w:val="00786476"/>
    <w:rsid w:val="00790225"/>
    <w:rsid w:val="0079087B"/>
    <w:rsid w:val="007913B9"/>
    <w:rsid w:val="00792AD6"/>
    <w:rsid w:val="00793079"/>
    <w:rsid w:val="00793412"/>
    <w:rsid w:val="007934CF"/>
    <w:rsid w:val="007957EC"/>
    <w:rsid w:val="00795FC3"/>
    <w:rsid w:val="00796644"/>
    <w:rsid w:val="007A095D"/>
    <w:rsid w:val="007A2213"/>
    <w:rsid w:val="007A28D8"/>
    <w:rsid w:val="007A3996"/>
    <w:rsid w:val="007A45EB"/>
    <w:rsid w:val="007A4FB7"/>
    <w:rsid w:val="007A54D9"/>
    <w:rsid w:val="007A5FED"/>
    <w:rsid w:val="007A60E3"/>
    <w:rsid w:val="007A681A"/>
    <w:rsid w:val="007A7E7C"/>
    <w:rsid w:val="007B1982"/>
    <w:rsid w:val="007B58AF"/>
    <w:rsid w:val="007B5A06"/>
    <w:rsid w:val="007B6B90"/>
    <w:rsid w:val="007B76FA"/>
    <w:rsid w:val="007C0859"/>
    <w:rsid w:val="007C3A16"/>
    <w:rsid w:val="007C4EB6"/>
    <w:rsid w:val="007C5858"/>
    <w:rsid w:val="007C5FBA"/>
    <w:rsid w:val="007C6CBB"/>
    <w:rsid w:val="007C71DF"/>
    <w:rsid w:val="007C7248"/>
    <w:rsid w:val="007C76CA"/>
    <w:rsid w:val="007D2AE2"/>
    <w:rsid w:val="007D4340"/>
    <w:rsid w:val="007D4E17"/>
    <w:rsid w:val="007D59B5"/>
    <w:rsid w:val="007D64BE"/>
    <w:rsid w:val="007D7338"/>
    <w:rsid w:val="007E1523"/>
    <w:rsid w:val="007E1DB1"/>
    <w:rsid w:val="007E43A1"/>
    <w:rsid w:val="007E6BB2"/>
    <w:rsid w:val="007E7252"/>
    <w:rsid w:val="007F21F4"/>
    <w:rsid w:val="007F3A3C"/>
    <w:rsid w:val="007F3BE1"/>
    <w:rsid w:val="007F3E09"/>
    <w:rsid w:val="007F628E"/>
    <w:rsid w:val="00801692"/>
    <w:rsid w:val="00801E46"/>
    <w:rsid w:val="00801E52"/>
    <w:rsid w:val="008026C0"/>
    <w:rsid w:val="0080356B"/>
    <w:rsid w:val="00804571"/>
    <w:rsid w:val="00805881"/>
    <w:rsid w:val="00806310"/>
    <w:rsid w:val="0080765A"/>
    <w:rsid w:val="00810FF6"/>
    <w:rsid w:val="0081151C"/>
    <w:rsid w:val="00812110"/>
    <w:rsid w:val="00817B32"/>
    <w:rsid w:val="00817DEB"/>
    <w:rsid w:val="00817F69"/>
    <w:rsid w:val="008204EE"/>
    <w:rsid w:val="008207FC"/>
    <w:rsid w:val="00821D25"/>
    <w:rsid w:val="00822243"/>
    <w:rsid w:val="008222D7"/>
    <w:rsid w:val="00823175"/>
    <w:rsid w:val="0082394D"/>
    <w:rsid w:val="00825212"/>
    <w:rsid w:val="00825ED7"/>
    <w:rsid w:val="008262CC"/>
    <w:rsid w:val="008263CA"/>
    <w:rsid w:val="0082686B"/>
    <w:rsid w:val="00826A01"/>
    <w:rsid w:val="0082798D"/>
    <w:rsid w:val="00834454"/>
    <w:rsid w:val="008346B3"/>
    <w:rsid w:val="008351E4"/>
    <w:rsid w:val="008355AB"/>
    <w:rsid w:val="00835B7D"/>
    <w:rsid w:val="008366CA"/>
    <w:rsid w:val="008377B8"/>
    <w:rsid w:val="008377F7"/>
    <w:rsid w:val="00837D8B"/>
    <w:rsid w:val="00840200"/>
    <w:rsid w:val="00841112"/>
    <w:rsid w:val="00842239"/>
    <w:rsid w:val="00842850"/>
    <w:rsid w:val="008437D7"/>
    <w:rsid w:val="00843BE4"/>
    <w:rsid w:val="0084402F"/>
    <w:rsid w:val="008440E2"/>
    <w:rsid w:val="008449A6"/>
    <w:rsid w:val="00845458"/>
    <w:rsid w:val="008461C1"/>
    <w:rsid w:val="0084698B"/>
    <w:rsid w:val="00846B57"/>
    <w:rsid w:val="00851AF9"/>
    <w:rsid w:val="008523C0"/>
    <w:rsid w:val="00852464"/>
    <w:rsid w:val="00852774"/>
    <w:rsid w:val="0085360C"/>
    <w:rsid w:val="008542BE"/>
    <w:rsid w:val="008551B2"/>
    <w:rsid w:val="00856C38"/>
    <w:rsid w:val="00856CD3"/>
    <w:rsid w:val="00857DA1"/>
    <w:rsid w:val="008612CB"/>
    <w:rsid w:val="00861B7B"/>
    <w:rsid w:val="00862F58"/>
    <w:rsid w:val="00863013"/>
    <w:rsid w:val="00863B08"/>
    <w:rsid w:val="008656E4"/>
    <w:rsid w:val="00866C37"/>
    <w:rsid w:val="008672EA"/>
    <w:rsid w:val="008700C4"/>
    <w:rsid w:val="00870560"/>
    <w:rsid w:val="008706A6"/>
    <w:rsid w:val="00870AD4"/>
    <w:rsid w:val="00873BC6"/>
    <w:rsid w:val="008755FC"/>
    <w:rsid w:val="00875B48"/>
    <w:rsid w:val="00877440"/>
    <w:rsid w:val="00877D3B"/>
    <w:rsid w:val="00880873"/>
    <w:rsid w:val="0088108C"/>
    <w:rsid w:val="00881DD5"/>
    <w:rsid w:val="00886ABB"/>
    <w:rsid w:val="00887B4A"/>
    <w:rsid w:val="00887E69"/>
    <w:rsid w:val="00891FCD"/>
    <w:rsid w:val="008922ED"/>
    <w:rsid w:val="00892709"/>
    <w:rsid w:val="00892FF8"/>
    <w:rsid w:val="00893B3F"/>
    <w:rsid w:val="00894BAB"/>
    <w:rsid w:val="0089548C"/>
    <w:rsid w:val="0089558D"/>
    <w:rsid w:val="00895FC3"/>
    <w:rsid w:val="00896D2A"/>
    <w:rsid w:val="00897117"/>
    <w:rsid w:val="00897EC4"/>
    <w:rsid w:val="008A0BE8"/>
    <w:rsid w:val="008A10E6"/>
    <w:rsid w:val="008A11DF"/>
    <w:rsid w:val="008A1B05"/>
    <w:rsid w:val="008A1C3F"/>
    <w:rsid w:val="008A1E83"/>
    <w:rsid w:val="008A5574"/>
    <w:rsid w:val="008A7966"/>
    <w:rsid w:val="008B1158"/>
    <w:rsid w:val="008B1407"/>
    <w:rsid w:val="008B1475"/>
    <w:rsid w:val="008B1E3C"/>
    <w:rsid w:val="008B2CC5"/>
    <w:rsid w:val="008B3912"/>
    <w:rsid w:val="008B60BE"/>
    <w:rsid w:val="008B62C8"/>
    <w:rsid w:val="008B7D63"/>
    <w:rsid w:val="008C0615"/>
    <w:rsid w:val="008C127B"/>
    <w:rsid w:val="008C1E5B"/>
    <w:rsid w:val="008C4349"/>
    <w:rsid w:val="008C5062"/>
    <w:rsid w:val="008C5388"/>
    <w:rsid w:val="008C64E2"/>
    <w:rsid w:val="008C688D"/>
    <w:rsid w:val="008C7353"/>
    <w:rsid w:val="008D0C16"/>
    <w:rsid w:val="008D250E"/>
    <w:rsid w:val="008D2D61"/>
    <w:rsid w:val="008D3DF9"/>
    <w:rsid w:val="008D3FA7"/>
    <w:rsid w:val="008D43CA"/>
    <w:rsid w:val="008D46E9"/>
    <w:rsid w:val="008D5115"/>
    <w:rsid w:val="008D553A"/>
    <w:rsid w:val="008D7DDE"/>
    <w:rsid w:val="008E1D65"/>
    <w:rsid w:val="008E3559"/>
    <w:rsid w:val="008E3828"/>
    <w:rsid w:val="008E5367"/>
    <w:rsid w:val="008E727D"/>
    <w:rsid w:val="008E7852"/>
    <w:rsid w:val="008F46E8"/>
    <w:rsid w:val="008F4EB9"/>
    <w:rsid w:val="008F4FD3"/>
    <w:rsid w:val="008F6A17"/>
    <w:rsid w:val="008F6A76"/>
    <w:rsid w:val="00900FE4"/>
    <w:rsid w:val="00901843"/>
    <w:rsid w:val="00901D3C"/>
    <w:rsid w:val="00901FF3"/>
    <w:rsid w:val="009020F7"/>
    <w:rsid w:val="0090285F"/>
    <w:rsid w:val="00902C05"/>
    <w:rsid w:val="00902F03"/>
    <w:rsid w:val="009079F0"/>
    <w:rsid w:val="00910836"/>
    <w:rsid w:val="009109EE"/>
    <w:rsid w:val="00911799"/>
    <w:rsid w:val="00911837"/>
    <w:rsid w:val="00912B9A"/>
    <w:rsid w:val="00913AF4"/>
    <w:rsid w:val="00913F08"/>
    <w:rsid w:val="00914011"/>
    <w:rsid w:val="00914FDA"/>
    <w:rsid w:val="00915740"/>
    <w:rsid w:val="00917E6E"/>
    <w:rsid w:val="00920327"/>
    <w:rsid w:val="00922B16"/>
    <w:rsid w:val="009234D4"/>
    <w:rsid w:val="00923C31"/>
    <w:rsid w:val="00923F5A"/>
    <w:rsid w:val="0092407B"/>
    <w:rsid w:val="0092422D"/>
    <w:rsid w:val="0092492E"/>
    <w:rsid w:val="0092525E"/>
    <w:rsid w:val="00925455"/>
    <w:rsid w:val="009255AA"/>
    <w:rsid w:val="009272FD"/>
    <w:rsid w:val="00931F78"/>
    <w:rsid w:val="00932D89"/>
    <w:rsid w:val="00934F39"/>
    <w:rsid w:val="00935021"/>
    <w:rsid w:val="009364FF"/>
    <w:rsid w:val="00937112"/>
    <w:rsid w:val="00940614"/>
    <w:rsid w:val="009409AC"/>
    <w:rsid w:val="009416BC"/>
    <w:rsid w:val="0094283B"/>
    <w:rsid w:val="009444A5"/>
    <w:rsid w:val="00950227"/>
    <w:rsid w:val="0095034D"/>
    <w:rsid w:val="00950DB8"/>
    <w:rsid w:val="00951C61"/>
    <w:rsid w:val="009522FD"/>
    <w:rsid w:val="00952571"/>
    <w:rsid w:val="00953125"/>
    <w:rsid w:val="0095332F"/>
    <w:rsid w:val="00955286"/>
    <w:rsid w:val="00955456"/>
    <w:rsid w:val="009561A4"/>
    <w:rsid w:val="0095697F"/>
    <w:rsid w:val="00957839"/>
    <w:rsid w:val="0096187F"/>
    <w:rsid w:val="009618E2"/>
    <w:rsid w:val="009624F2"/>
    <w:rsid w:val="00962AE7"/>
    <w:rsid w:val="00964181"/>
    <w:rsid w:val="009645D9"/>
    <w:rsid w:val="009657CB"/>
    <w:rsid w:val="009665E4"/>
    <w:rsid w:val="009666D3"/>
    <w:rsid w:val="009666E8"/>
    <w:rsid w:val="00967ECD"/>
    <w:rsid w:val="009704D3"/>
    <w:rsid w:val="0097077A"/>
    <w:rsid w:val="00970B22"/>
    <w:rsid w:val="00972089"/>
    <w:rsid w:val="00972877"/>
    <w:rsid w:val="009734B2"/>
    <w:rsid w:val="00975DF6"/>
    <w:rsid w:val="00977117"/>
    <w:rsid w:val="009803FA"/>
    <w:rsid w:val="00982153"/>
    <w:rsid w:val="00983137"/>
    <w:rsid w:val="009848CD"/>
    <w:rsid w:val="00984E44"/>
    <w:rsid w:val="009867F3"/>
    <w:rsid w:val="0098688D"/>
    <w:rsid w:val="009870DB"/>
    <w:rsid w:val="00987A69"/>
    <w:rsid w:val="00991312"/>
    <w:rsid w:val="00991B15"/>
    <w:rsid w:val="00991CB4"/>
    <w:rsid w:val="00992812"/>
    <w:rsid w:val="00992CAA"/>
    <w:rsid w:val="009940C6"/>
    <w:rsid w:val="009948ED"/>
    <w:rsid w:val="00995327"/>
    <w:rsid w:val="009958D8"/>
    <w:rsid w:val="0099644A"/>
    <w:rsid w:val="00996775"/>
    <w:rsid w:val="00996995"/>
    <w:rsid w:val="009A00F3"/>
    <w:rsid w:val="009A06E4"/>
    <w:rsid w:val="009A1016"/>
    <w:rsid w:val="009A4205"/>
    <w:rsid w:val="009A4C0B"/>
    <w:rsid w:val="009A505D"/>
    <w:rsid w:val="009A5FDF"/>
    <w:rsid w:val="009B15DC"/>
    <w:rsid w:val="009B224D"/>
    <w:rsid w:val="009B3161"/>
    <w:rsid w:val="009B3419"/>
    <w:rsid w:val="009B3BFA"/>
    <w:rsid w:val="009B53AC"/>
    <w:rsid w:val="009B565C"/>
    <w:rsid w:val="009B568A"/>
    <w:rsid w:val="009C1275"/>
    <w:rsid w:val="009C17A1"/>
    <w:rsid w:val="009C4F00"/>
    <w:rsid w:val="009C568A"/>
    <w:rsid w:val="009C56A0"/>
    <w:rsid w:val="009C600C"/>
    <w:rsid w:val="009C764D"/>
    <w:rsid w:val="009C7865"/>
    <w:rsid w:val="009D02C7"/>
    <w:rsid w:val="009D0862"/>
    <w:rsid w:val="009D0BBC"/>
    <w:rsid w:val="009D3E1A"/>
    <w:rsid w:val="009D578B"/>
    <w:rsid w:val="009D5979"/>
    <w:rsid w:val="009D6EC2"/>
    <w:rsid w:val="009D7A1C"/>
    <w:rsid w:val="009E00CA"/>
    <w:rsid w:val="009E0840"/>
    <w:rsid w:val="009E0F4F"/>
    <w:rsid w:val="009E12E9"/>
    <w:rsid w:val="009E132D"/>
    <w:rsid w:val="009E3639"/>
    <w:rsid w:val="009E3CD2"/>
    <w:rsid w:val="009E4473"/>
    <w:rsid w:val="009E463B"/>
    <w:rsid w:val="009E5A8B"/>
    <w:rsid w:val="009E5B34"/>
    <w:rsid w:val="009E5BC5"/>
    <w:rsid w:val="009E617D"/>
    <w:rsid w:val="009E6FE0"/>
    <w:rsid w:val="009E7ABC"/>
    <w:rsid w:val="009F08A8"/>
    <w:rsid w:val="009F1309"/>
    <w:rsid w:val="009F2B8A"/>
    <w:rsid w:val="009F2CC0"/>
    <w:rsid w:val="009F34AC"/>
    <w:rsid w:val="009F36F8"/>
    <w:rsid w:val="009F4AC9"/>
    <w:rsid w:val="009F4B6A"/>
    <w:rsid w:val="009F4E24"/>
    <w:rsid w:val="009F51DA"/>
    <w:rsid w:val="009F6478"/>
    <w:rsid w:val="009F759A"/>
    <w:rsid w:val="00A005CF"/>
    <w:rsid w:val="00A00AC3"/>
    <w:rsid w:val="00A00DE7"/>
    <w:rsid w:val="00A01F2A"/>
    <w:rsid w:val="00A0319B"/>
    <w:rsid w:val="00A03787"/>
    <w:rsid w:val="00A039CA"/>
    <w:rsid w:val="00A03A20"/>
    <w:rsid w:val="00A03B94"/>
    <w:rsid w:val="00A04B50"/>
    <w:rsid w:val="00A059CA"/>
    <w:rsid w:val="00A066E4"/>
    <w:rsid w:val="00A0781A"/>
    <w:rsid w:val="00A07FD3"/>
    <w:rsid w:val="00A111A2"/>
    <w:rsid w:val="00A12158"/>
    <w:rsid w:val="00A12EFB"/>
    <w:rsid w:val="00A15563"/>
    <w:rsid w:val="00A1592B"/>
    <w:rsid w:val="00A16563"/>
    <w:rsid w:val="00A165D9"/>
    <w:rsid w:val="00A16DC6"/>
    <w:rsid w:val="00A1756A"/>
    <w:rsid w:val="00A21F28"/>
    <w:rsid w:val="00A22B05"/>
    <w:rsid w:val="00A255EC"/>
    <w:rsid w:val="00A26780"/>
    <w:rsid w:val="00A27EF9"/>
    <w:rsid w:val="00A323B8"/>
    <w:rsid w:val="00A335F5"/>
    <w:rsid w:val="00A34D51"/>
    <w:rsid w:val="00A35862"/>
    <w:rsid w:val="00A358C3"/>
    <w:rsid w:val="00A360D4"/>
    <w:rsid w:val="00A361A9"/>
    <w:rsid w:val="00A36650"/>
    <w:rsid w:val="00A368D3"/>
    <w:rsid w:val="00A3748E"/>
    <w:rsid w:val="00A37C93"/>
    <w:rsid w:val="00A40D78"/>
    <w:rsid w:val="00A40FC6"/>
    <w:rsid w:val="00A433A9"/>
    <w:rsid w:val="00A437C0"/>
    <w:rsid w:val="00A46291"/>
    <w:rsid w:val="00A46974"/>
    <w:rsid w:val="00A47729"/>
    <w:rsid w:val="00A50361"/>
    <w:rsid w:val="00A50761"/>
    <w:rsid w:val="00A55626"/>
    <w:rsid w:val="00A556E8"/>
    <w:rsid w:val="00A5595B"/>
    <w:rsid w:val="00A567AC"/>
    <w:rsid w:val="00A5730C"/>
    <w:rsid w:val="00A6239F"/>
    <w:rsid w:val="00A6383C"/>
    <w:rsid w:val="00A63A72"/>
    <w:rsid w:val="00A646BE"/>
    <w:rsid w:val="00A64EA2"/>
    <w:rsid w:val="00A65D6A"/>
    <w:rsid w:val="00A706B1"/>
    <w:rsid w:val="00A7149F"/>
    <w:rsid w:val="00A75BB9"/>
    <w:rsid w:val="00A7623C"/>
    <w:rsid w:val="00A76A62"/>
    <w:rsid w:val="00A77192"/>
    <w:rsid w:val="00A800B7"/>
    <w:rsid w:val="00A80248"/>
    <w:rsid w:val="00A80728"/>
    <w:rsid w:val="00A82166"/>
    <w:rsid w:val="00A84D07"/>
    <w:rsid w:val="00A84FFE"/>
    <w:rsid w:val="00A85A49"/>
    <w:rsid w:val="00A86325"/>
    <w:rsid w:val="00A863D0"/>
    <w:rsid w:val="00A87C19"/>
    <w:rsid w:val="00A90025"/>
    <w:rsid w:val="00A90120"/>
    <w:rsid w:val="00A926D7"/>
    <w:rsid w:val="00A9456C"/>
    <w:rsid w:val="00A966DD"/>
    <w:rsid w:val="00A9679B"/>
    <w:rsid w:val="00A96BBA"/>
    <w:rsid w:val="00A96FC9"/>
    <w:rsid w:val="00A97061"/>
    <w:rsid w:val="00A97F5F"/>
    <w:rsid w:val="00AA0C58"/>
    <w:rsid w:val="00AA10A2"/>
    <w:rsid w:val="00AA18D5"/>
    <w:rsid w:val="00AA22F3"/>
    <w:rsid w:val="00AA28B0"/>
    <w:rsid w:val="00AA295F"/>
    <w:rsid w:val="00AA3345"/>
    <w:rsid w:val="00AA34C9"/>
    <w:rsid w:val="00AA35ED"/>
    <w:rsid w:val="00AA3E23"/>
    <w:rsid w:val="00AA483C"/>
    <w:rsid w:val="00AA6CEF"/>
    <w:rsid w:val="00AA7A71"/>
    <w:rsid w:val="00AA7AC7"/>
    <w:rsid w:val="00AB0451"/>
    <w:rsid w:val="00AB11CE"/>
    <w:rsid w:val="00AB12E4"/>
    <w:rsid w:val="00AB1EC3"/>
    <w:rsid w:val="00AB3D6E"/>
    <w:rsid w:val="00AB4DC4"/>
    <w:rsid w:val="00AB53A1"/>
    <w:rsid w:val="00AB670C"/>
    <w:rsid w:val="00AC0B95"/>
    <w:rsid w:val="00AC14D2"/>
    <w:rsid w:val="00AC1FE9"/>
    <w:rsid w:val="00AC3EBA"/>
    <w:rsid w:val="00AC5AF8"/>
    <w:rsid w:val="00AC6722"/>
    <w:rsid w:val="00AC6F7A"/>
    <w:rsid w:val="00AD12D3"/>
    <w:rsid w:val="00AD14A6"/>
    <w:rsid w:val="00AD55D8"/>
    <w:rsid w:val="00AD5E10"/>
    <w:rsid w:val="00AD72FA"/>
    <w:rsid w:val="00AE00D5"/>
    <w:rsid w:val="00AE17DD"/>
    <w:rsid w:val="00AE1C16"/>
    <w:rsid w:val="00AE42E2"/>
    <w:rsid w:val="00AE4320"/>
    <w:rsid w:val="00AE5116"/>
    <w:rsid w:val="00AE5C13"/>
    <w:rsid w:val="00AE6589"/>
    <w:rsid w:val="00AE7131"/>
    <w:rsid w:val="00AF1ABD"/>
    <w:rsid w:val="00AF25C2"/>
    <w:rsid w:val="00AF4F08"/>
    <w:rsid w:val="00AF5FFE"/>
    <w:rsid w:val="00AF6074"/>
    <w:rsid w:val="00AF6C4A"/>
    <w:rsid w:val="00AF6E61"/>
    <w:rsid w:val="00AF7AE4"/>
    <w:rsid w:val="00AF7B2D"/>
    <w:rsid w:val="00AF7F79"/>
    <w:rsid w:val="00B01AB6"/>
    <w:rsid w:val="00B039DC"/>
    <w:rsid w:val="00B041BB"/>
    <w:rsid w:val="00B04483"/>
    <w:rsid w:val="00B04F45"/>
    <w:rsid w:val="00B06415"/>
    <w:rsid w:val="00B06931"/>
    <w:rsid w:val="00B070F5"/>
    <w:rsid w:val="00B07D4A"/>
    <w:rsid w:val="00B116B6"/>
    <w:rsid w:val="00B11DB2"/>
    <w:rsid w:val="00B12925"/>
    <w:rsid w:val="00B129CA"/>
    <w:rsid w:val="00B1353F"/>
    <w:rsid w:val="00B13A41"/>
    <w:rsid w:val="00B14401"/>
    <w:rsid w:val="00B14F20"/>
    <w:rsid w:val="00B15A9F"/>
    <w:rsid w:val="00B15D87"/>
    <w:rsid w:val="00B17532"/>
    <w:rsid w:val="00B220CA"/>
    <w:rsid w:val="00B23F88"/>
    <w:rsid w:val="00B255B2"/>
    <w:rsid w:val="00B25D56"/>
    <w:rsid w:val="00B26726"/>
    <w:rsid w:val="00B270BF"/>
    <w:rsid w:val="00B303D8"/>
    <w:rsid w:val="00B30AAC"/>
    <w:rsid w:val="00B31328"/>
    <w:rsid w:val="00B32451"/>
    <w:rsid w:val="00B3338E"/>
    <w:rsid w:val="00B33F32"/>
    <w:rsid w:val="00B35F82"/>
    <w:rsid w:val="00B36160"/>
    <w:rsid w:val="00B4088E"/>
    <w:rsid w:val="00B4122C"/>
    <w:rsid w:val="00B427B7"/>
    <w:rsid w:val="00B42908"/>
    <w:rsid w:val="00B45BD0"/>
    <w:rsid w:val="00B46126"/>
    <w:rsid w:val="00B466F9"/>
    <w:rsid w:val="00B50A90"/>
    <w:rsid w:val="00B51AFC"/>
    <w:rsid w:val="00B51D9B"/>
    <w:rsid w:val="00B51F80"/>
    <w:rsid w:val="00B52707"/>
    <w:rsid w:val="00B540AB"/>
    <w:rsid w:val="00B55115"/>
    <w:rsid w:val="00B56517"/>
    <w:rsid w:val="00B57AC0"/>
    <w:rsid w:val="00B62D7C"/>
    <w:rsid w:val="00B63BE3"/>
    <w:rsid w:val="00B6437C"/>
    <w:rsid w:val="00B643E7"/>
    <w:rsid w:val="00B64AFA"/>
    <w:rsid w:val="00B65499"/>
    <w:rsid w:val="00B65BD5"/>
    <w:rsid w:val="00B663BE"/>
    <w:rsid w:val="00B66E3F"/>
    <w:rsid w:val="00B67AF4"/>
    <w:rsid w:val="00B67CE5"/>
    <w:rsid w:val="00B67F2A"/>
    <w:rsid w:val="00B70B12"/>
    <w:rsid w:val="00B70FAA"/>
    <w:rsid w:val="00B72FAA"/>
    <w:rsid w:val="00B74740"/>
    <w:rsid w:val="00B753A1"/>
    <w:rsid w:val="00B75959"/>
    <w:rsid w:val="00B765AE"/>
    <w:rsid w:val="00B77201"/>
    <w:rsid w:val="00B7730B"/>
    <w:rsid w:val="00B80767"/>
    <w:rsid w:val="00B82863"/>
    <w:rsid w:val="00B82F32"/>
    <w:rsid w:val="00B835F7"/>
    <w:rsid w:val="00B83B78"/>
    <w:rsid w:val="00B85170"/>
    <w:rsid w:val="00B8693E"/>
    <w:rsid w:val="00B86D1A"/>
    <w:rsid w:val="00B87E5C"/>
    <w:rsid w:val="00B9063D"/>
    <w:rsid w:val="00B911E7"/>
    <w:rsid w:val="00B91729"/>
    <w:rsid w:val="00B924EC"/>
    <w:rsid w:val="00B92525"/>
    <w:rsid w:val="00B948B6"/>
    <w:rsid w:val="00B9586D"/>
    <w:rsid w:val="00B962C9"/>
    <w:rsid w:val="00B96E18"/>
    <w:rsid w:val="00B9780E"/>
    <w:rsid w:val="00BA0782"/>
    <w:rsid w:val="00BA08BE"/>
    <w:rsid w:val="00BA0BE8"/>
    <w:rsid w:val="00BA1B0A"/>
    <w:rsid w:val="00BA2037"/>
    <w:rsid w:val="00BA20EF"/>
    <w:rsid w:val="00BA2E5A"/>
    <w:rsid w:val="00BA4048"/>
    <w:rsid w:val="00BA4B6C"/>
    <w:rsid w:val="00BA53FC"/>
    <w:rsid w:val="00BA6495"/>
    <w:rsid w:val="00BA7F7A"/>
    <w:rsid w:val="00BB026E"/>
    <w:rsid w:val="00BB16EC"/>
    <w:rsid w:val="00BB2D9B"/>
    <w:rsid w:val="00BB3E99"/>
    <w:rsid w:val="00BB5A3B"/>
    <w:rsid w:val="00BB603E"/>
    <w:rsid w:val="00BB6474"/>
    <w:rsid w:val="00BB731A"/>
    <w:rsid w:val="00BC3097"/>
    <w:rsid w:val="00BC34EC"/>
    <w:rsid w:val="00BC5483"/>
    <w:rsid w:val="00BC596F"/>
    <w:rsid w:val="00BC5AB9"/>
    <w:rsid w:val="00BC605E"/>
    <w:rsid w:val="00BC6EFB"/>
    <w:rsid w:val="00BC7BD9"/>
    <w:rsid w:val="00BD18C1"/>
    <w:rsid w:val="00BD2696"/>
    <w:rsid w:val="00BD4427"/>
    <w:rsid w:val="00BD4C7B"/>
    <w:rsid w:val="00BD5487"/>
    <w:rsid w:val="00BD5786"/>
    <w:rsid w:val="00BD6A78"/>
    <w:rsid w:val="00BE05CE"/>
    <w:rsid w:val="00BE0C24"/>
    <w:rsid w:val="00BE1A90"/>
    <w:rsid w:val="00BE31C2"/>
    <w:rsid w:val="00BE3451"/>
    <w:rsid w:val="00BE38C8"/>
    <w:rsid w:val="00BE409D"/>
    <w:rsid w:val="00BE5265"/>
    <w:rsid w:val="00BE538D"/>
    <w:rsid w:val="00BE626A"/>
    <w:rsid w:val="00BE6717"/>
    <w:rsid w:val="00BE6A0D"/>
    <w:rsid w:val="00BE78EB"/>
    <w:rsid w:val="00BF04C1"/>
    <w:rsid w:val="00BF221F"/>
    <w:rsid w:val="00BF2EE1"/>
    <w:rsid w:val="00BF3A22"/>
    <w:rsid w:val="00BF5032"/>
    <w:rsid w:val="00BF5720"/>
    <w:rsid w:val="00BF5E60"/>
    <w:rsid w:val="00BF601B"/>
    <w:rsid w:val="00BF60A7"/>
    <w:rsid w:val="00BF6170"/>
    <w:rsid w:val="00BF6B17"/>
    <w:rsid w:val="00C01686"/>
    <w:rsid w:val="00C02344"/>
    <w:rsid w:val="00C035CB"/>
    <w:rsid w:val="00C036E3"/>
    <w:rsid w:val="00C03947"/>
    <w:rsid w:val="00C03AAA"/>
    <w:rsid w:val="00C042F4"/>
    <w:rsid w:val="00C049F9"/>
    <w:rsid w:val="00C05E14"/>
    <w:rsid w:val="00C112BB"/>
    <w:rsid w:val="00C11522"/>
    <w:rsid w:val="00C1354B"/>
    <w:rsid w:val="00C135C0"/>
    <w:rsid w:val="00C152C5"/>
    <w:rsid w:val="00C15F1E"/>
    <w:rsid w:val="00C166A9"/>
    <w:rsid w:val="00C17F9C"/>
    <w:rsid w:val="00C218E5"/>
    <w:rsid w:val="00C21B2D"/>
    <w:rsid w:val="00C21BD6"/>
    <w:rsid w:val="00C21FFA"/>
    <w:rsid w:val="00C22463"/>
    <w:rsid w:val="00C2282B"/>
    <w:rsid w:val="00C23343"/>
    <w:rsid w:val="00C236EF"/>
    <w:rsid w:val="00C251CE"/>
    <w:rsid w:val="00C265FA"/>
    <w:rsid w:val="00C30046"/>
    <w:rsid w:val="00C30986"/>
    <w:rsid w:val="00C31DF9"/>
    <w:rsid w:val="00C32D1B"/>
    <w:rsid w:val="00C34114"/>
    <w:rsid w:val="00C34A0A"/>
    <w:rsid w:val="00C3597F"/>
    <w:rsid w:val="00C35C35"/>
    <w:rsid w:val="00C36CA9"/>
    <w:rsid w:val="00C37B07"/>
    <w:rsid w:val="00C4293F"/>
    <w:rsid w:val="00C43F23"/>
    <w:rsid w:val="00C4759C"/>
    <w:rsid w:val="00C4761A"/>
    <w:rsid w:val="00C50635"/>
    <w:rsid w:val="00C51160"/>
    <w:rsid w:val="00C51AD1"/>
    <w:rsid w:val="00C5240C"/>
    <w:rsid w:val="00C53FAF"/>
    <w:rsid w:val="00C550A1"/>
    <w:rsid w:val="00C55D4F"/>
    <w:rsid w:val="00C56A25"/>
    <w:rsid w:val="00C56A3C"/>
    <w:rsid w:val="00C56D7C"/>
    <w:rsid w:val="00C602BD"/>
    <w:rsid w:val="00C61857"/>
    <w:rsid w:val="00C63594"/>
    <w:rsid w:val="00C64CD1"/>
    <w:rsid w:val="00C6568B"/>
    <w:rsid w:val="00C659AC"/>
    <w:rsid w:val="00C706FD"/>
    <w:rsid w:val="00C721A4"/>
    <w:rsid w:val="00C724B6"/>
    <w:rsid w:val="00C74BB3"/>
    <w:rsid w:val="00C75573"/>
    <w:rsid w:val="00C803BF"/>
    <w:rsid w:val="00C82D11"/>
    <w:rsid w:val="00C82F49"/>
    <w:rsid w:val="00C835F5"/>
    <w:rsid w:val="00C83B2A"/>
    <w:rsid w:val="00C84905"/>
    <w:rsid w:val="00C84E07"/>
    <w:rsid w:val="00C85264"/>
    <w:rsid w:val="00C853BA"/>
    <w:rsid w:val="00C8563E"/>
    <w:rsid w:val="00C8643F"/>
    <w:rsid w:val="00C90437"/>
    <w:rsid w:val="00C914B4"/>
    <w:rsid w:val="00C9249E"/>
    <w:rsid w:val="00C92CD5"/>
    <w:rsid w:val="00C932BA"/>
    <w:rsid w:val="00C93A49"/>
    <w:rsid w:val="00C955F2"/>
    <w:rsid w:val="00C96966"/>
    <w:rsid w:val="00CA00AD"/>
    <w:rsid w:val="00CA0776"/>
    <w:rsid w:val="00CA13A8"/>
    <w:rsid w:val="00CA24D2"/>
    <w:rsid w:val="00CA28DE"/>
    <w:rsid w:val="00CA5F25"/>
    <w:rsid w:val="00CA63B8"/>
    <w:rsid w:val="00CA65D8"/>
    <w:rsid w:val="00CA6EDE"/>
    <w:rsid w:val="00CA79AF"/>
    <w:rsid w:val="00CA7A23"/>
    <w:rsid w:val="00CA7D54"/>
    <w:rsid w:val="00CB0084"/>
    <w:rsid w:val="00CB080D"/>
    <w:rsid w:val="00CB1CF3"/>
    <w:rsid w:val="00CB2112"/>
    <w:rsid w:val="00CB2612"/>
    <w:rsid w:val="00CB37B8"/>
    <w:rsid w:val="00CB451F"/>
    <w:rsid w:val="00CB48AF"/>
    <w:rsid w:val="00CB4C6E"/>
    <w:rsid w:val="00CB642F"/>
    <w:rsid w:val="00CB66A5"/>
    <w:rsid w:val="00CB68FD"/>
    <w:rsid w:val="00CB7CB6"/>
    <w:rsid w:val="00CC0058"/>
    <w:rsid w:val="00CC029A"/>
    <w:rsid w:val="00CC1DB3"/>
    <w:rsid w:val="00CC1E2E"/>
    <w:rsid w:val="00CC2828"/>
    <w:rsid w:val="00CC4994"/>
    <w:rsid w:val="00CC556C"/>
    <w:rsid w:val="00CC59C3"/>
    <w:rsid w:val="00CC5ADC"/>
    <w:rsid w:val="00CC5F36"/>
    <w:rsid w:val="00CC61ED"/>
    <w:rsid w:val="00CC639F"/>
    <w:rsid w:val="00CC6BC8"/>
    <w:rsid w:val="00CD1735"/>
    <w:rsid w:val="00CD21A4"/>
    <w:rsid w:val="00CD28DB"/>
    <w:rsid w:val="00CD2EF6"/>
    <w:rsid w:val="00CD3288"/>
    <w:rsid w:val="00CD33EA"/>
    <w:rsid w:val="00CD3AC2"/>
    <w:rsid w:val="00CD441E"/>
    <w:rsid w:val="00CD4A58"/>
    <w:rsid w:val="00CD5DEB"/>
    <w:rsid w:val="00CD5E1F"/>
    <w:rsid w:val="00CE3C8A"/>
    <w:rsid w:val="00CE3FE2"/>
    <w:rsid w:val="00CE5690"/>
    <w:rsid w:val="00CE6682"/>
    <w:rsid w:val="00CE6916"/>
    <w:rsid w:val="00CE6E67"/>
    <w:rsid w:val="00CE700D"/>
    <w:rsid w:val="00CE7BFC"/>
    <w:rsid w:val="00CF0813"/>
    <w:rsid w:val="00CF0E31"/>
    <w:rsid w:val="00CF1D42"/>
    <w:rsid w:val="00CF1DB5"/>
    <w:rsid w:val="00CF313A"/>
    <w:rsid w:val="00CF41FC"/>
    <w:rsid w:val="00CF4537"/>
    <w:rsid w:val="00CF57C9"/>
    <w:rsid w:val="00CF5E8C"/>
    <w:rsid w:val="00CF6177"/>
    <w:rsid w:val="00CF77BB"/>
    <w:rsid w:val="00D003D3"/>
    <w:rsid w:val="00D00891"/>
    <w:rsid w:val="00D00E42"/>
    <w:rsid w:val="00D016AF"/>
    <w:rsid w:val="00D02813"/>
    <w:rsid w:val="00D02C3F"/>
    <w:rsid w:val="00D03380"/>
    <w:rsid w:val="00D03CB2"/>
    <w:rsid w:val="00D0404A"/>
    <w:rsid w:val="00D043BA"/>
    <w:rsid w:val="00D04626"/>
    <w:rsid w:val="00D04641"/>
    <w:rsid w:val="00D06448"/>
    <w:rsid w:val="00D065FC"/>
    <w:rsid w:val="00D06C3F"/>
    <w:rsid w:val="00D127D2"/>
    <w:rsid w:val="00D12892"/>
    <w:rsid w:val="00D12E5A"/>
    <w:rsid w:val="00D13583"/>
    <w:rsid w:val="00D14634"/>
    <w:rsid w:val="00D14BAF"/>
    <w:rsid w:val="00D14F29"/>
    <w:rsid w:val="00D162B0"/>
    <w:rsid w:val="00D16525"/>
    <w:rsid w:val="00D17B29"/>
    <w:rsid w:val="00D209B6"/>
    <w:rsid w:val="00D20AF9"/>
    <w:rsid w:val="00D20F79"/>
    <w:rsid w:val="00D218B5"/>
    <w:rsid w:val="00D21989"/>
    <w:rsid w:val="00D22EBB"/>
    <w:rsid w:val="00D25E7B"/>
    <w:rsid w:val="00D269A0"/>
    <w:rsid w:val="00D2708E"/>
    <w:rsid w:val="00D3052F"/>
    <w:rsid w:val="00D30653"/>
    <w:rsid w:val="00D306C9"/>
    <w:rsid w:val="00D31C73"/>
    <w:rsid w:val="00D32117"/>
    <w:rsid w:val="00D33530"/>
    <w:rsid w:val="00D35031"/>
    <w:rsid w:val="00D35C9A"/>
    <w:rsid w:val="00D3652A"/>
    <w:rsid w:val="00D365B3"/>
    <w:rsid w:val="00D36DDF"/>
    <w:rsid w:val="00D371C6"/>
    <w:rsid w:val="00D37DEF"/>
    <w:rsid w:val="00D402BF"/>
    <w:rsid w:val="00D407A6"/>
    <w:rsid w:val="00D4153E"/>
    <w:rsid w:val="00D41AD7"/>
    <w:rsid w:val="00D42DE9"/>
    <w:rsid w:val="00D4377C"/>
    <w:rsid w:val="00D45276"/>
    <w:rsid w:val="00D45B11"/>
    <w:rsid w:val="00D45DA9"/>
    <w:rsid w:val="00D50631"/>
    <w:rsid w:val="00D51D18"/>
    <w:rsid w:val="00D52CE9"/>
    <w:rsid w:val="00D54A41"/>
    <w:rsid w:val="00D55349"/>
    <w:rsid w:val="00D56A41"/>
    <w:rsid w:val="00D56A7A"/>
    <w:rsid w:val="00D6180D"/>
    <w:rsid w:val="00D62259"/>
    <w:rsid w:val="00D625D8"/>
    <w:rsid w:val="00D632EF"/>
    <w:rsid w:val="00D66CC1"/>
    <w:rsid w:val="00D6796E"/>
    <w:rsid w:val="00D70125"/>
    <w:rsid w:val="00D70B01"/>
    <w:rsid w:val="00D70B88"/>
    <w:rsid w:val="00D70D15"/>
    <w:rsid w:val="00D71A5B"/>
    <w:rsid w:val="00D7468A"/>
    <w:rsid w:val="00D746A2"/>
    <w:rsid w:val="00D76EB6"/>
    <w:rsid w:val="00D76F5C"/>
    <w:rsid w:val="00D80D79"/>
    <w:rsid w:val="00D8131B"/>
    <w:rsid w:val="00D81A39"/>
    <w:rsid w:val="00D82B12"/>
    <w:rsid w:val="00D82B16"/>
    <w:rsid w:val="00D84E18"/>
    <w:rsid w:val="00D8553A"/>
    <w:rsid w:val="00D86AD6"/>
    <w:rsid w:val="00D86E6D"/>
    <w:rsid w:val="00D86ED1"/>
    <w:rsid w:val="00D875C7"/>
    <w:rsid w:val="00D87DD5"/>
    <w:rsid w:val="00D94445"/>
    <w:rsid w:val="00D949D6"/>
    <w:rsid w:val="00D949D9"/>
    <w:rsid w:val="00D9537B"/>
    <w:rsid w:val="00D95A02"/>
    <w:rsid w:val="00D96AAA"/>
    <w:rsid w:val="00D96D27"/>
    <w:rsid w:val="00D97E94"/>
    <w:rsid w:val="00DA0AAF"/>
    <w:rsid w:val="00DA15AA"/>
    <w:rsid w:val="00DA27CD"/>
    <w:rsid w:val="00DA29E8"/>
    <w:rsid w:val="00DA2D24"/>
    <w:rsid w:val="00DA45DE"/>
    <w:rsid w:val="00DA4D40"/>
    <w:rsid w:val="00DA4E7E"/>
    <w:rsid w:val="00DA5527"/>
    <w:rsid w:val="00DA6E42"/>
    <w:rsid w:val="00DA7246"/>
    <w:rsid w:val="00DB021B"/>
    <w:rsid w:val="00DB0715"/>
    <w:rsid w:val="00DB1000"/>
    <w:rsid w:val="00DB243F"/>
    <w:rsid w:val="00DB2F9D"/>
    <w:rsid w:val="00DB37A1"/>
    <w:rsid w:val="00DB48FB"/>
    <w:rsid w:val="00DB4C0D"/>
    <w:rsid w:val="00DB4ECE"/>
    <w:rsid w:val="00DB64C8"/>
    <w:rsid w:val="00DB6EA8"/>
    <w:rsid w:val="00DB7014"/>
    <w:rsid w:val="00DC2F80"/>
    <w:rsid w:val="00DC37E2"/>
    <w:rsid w:val="00DC44FD"/>
    <w:rsid w:val="00DC4BFF"/>
    <w:rsid w:val="00DC5692"/>
    <w:rsid w:val="00DC61BD"/>
    <w:rsid w:val="00DD06C3"/>
    <w:rsid w:val="00DD197A"/>
    <w:rsid w:val="00DD1AF0"/>
    <w:rsid w:val="00DD2767"/>
    <w:rsid w:val="00DD2793"/>
    <w:rsid w:val="00DD2AFE"/>
    <w:rsid w:val="00DD35F2"/>
    <w:rsid w:val="00DD379C"/>
    <w:rsid w:val="00DD3E2A"/>
    <w:rsid w:val="00DD408E"/>
    <w:rsid w:val="00DD5172"/>
    <w:rsid w:val="00DD5243"/>
    <w:rsid w:val="00DD6697"/>
    <w:rsid w:val="00DD7A3B"/>
    <w:rsid w:val="00DE2D01"/>
    <w:rsid w:val="00DE35AD"/>
    <w:rsid w:val="00DE3626"/>
    <w:rsid w:val="00DE4418"/>
    <w:rsid w:val="00DE6FCE"/>
    <w:rsid w:val="00DE786D"/>
    <w:rsid w:val="00DE7A6E"/>
    <w:rsid w:val="00DF01B8"/>
    <w:rsid w:val="00DF10B0"/>
    <w:rsid w:val="00DF207D"/>
    <w:rsid w:val="00DF2A61"/>
    <w:rsid w:val="00DF3211"/>
    <w:rsid w:val="00DF377F"/>
    <w:rsid w:val="00DF6149"/>
    <w:rsid w:val="00DF63E8"/>
    <w:rsid w:val="00DF650F"/>
    <w:rsid w:val="00DF7295"/>
    <w:rsid w:val="00DF7EE5"/>
    <w:rsid w:val="00E0244B"/>
    <w:rsid w:val="00E03985"/>
    <w:rsid w:val="00E0634C"/>
    <w:rsid w:val="00E0753F"/>
    <w:rsid w:val="00E141EC"/>
    <w:rsid w:val="00E146B1"/>
    <w:rsid w:val="00E147A8"/>
    <w:rsid w:val="00E1500D"/>
    <w:rsid w:val="00E15510"/>
    <w:rsid w:val="00E15753"/>
    <w:rsid w:val="00E15754"/>
    <w:rsid w:val="00E16937"/>
    <w:rsid w:val="00E169AE"/>
    <w:rsid w:val="00E1740E"/>
    <w:rsid w:val="00E178A4"/>
    <w:rsid w:val="00E20C84"/>
    <w:rsid w:val="00E2232B"/>
    <w:rsid w:val="00E22AAC"/>
    <w:rsid w:val="00E22AE8"/>
    <w:rsid w:val="00E2467B"/>
    <w:rsid w:val="00E2469C"/>
    <w:rsid w:val="00E25C2C"/>
    <w:rsid w:val="00E26097"/>
    <w:rsid w:val="00E2758F"/>
    <w:rsid w:val="00E27939"/>
    <w:rsid w:val="00E31133"/>
    <w:rsid w:val="00E31653"/>
    <w:rsid w:val="00E31805"/>
    <w:rsid w:val="00E31BC7"/>
    <w:rsid w:val="00E31C9F"/>
    <w:rsid w:val="00E34CDA"/>
    <w:rsid w:val="00E35CE4"/>
    <w:rsid w:val="00E36AF8"/>
    <w:rsid w:val="00E40CD7"/>
    <w:rsid w:val="00E42490"/>
    <w:rsid w:val="00E43249"/>
    <w:rsid w:val="00E432D4"/>
    <w:rsid w:val="00E4413B"/>
    <w:rsid w:val="00E44282"/>
    <w:rsid w:val="00E4568B"/>
    <w:rsid w:val="00E45DCD"/>
    <w:rsid w:val="00E46D29"/>
    <w:rsid w:val="00E50BA0"/>
    <w:rsid w:val="00E50BA4"/>
    <w:rsid w:val="00E512EA"/>
    <w:rsid w:val="00E54413"/>
    <w:rsid w:val="00E551E0"/>
    <w:rsid w:val="00E56E15"/>
    <w:rsid w:val="00E5720F"/>
    <w:rsid w:val="00E57E12"/>
    <w:rsid w:val="00E60C8F"/>
    <w:rsid w:val="00E6119D"/>
    <w:rsid w:val="00E6168F"/>
    <w:rsid w:val="00E6276B"/>
    <w:rsid w:val="00E63596"/>
    <w:rsid w:val="00E64E18"/>
    <w:rsid w:val="00E65A24"/>
    <w:rsid w:val="00E66D3F"/>
    <w:rsid w:val="00E67AE0"/>
    <w:rsid w:val="00E70439"/>
    <w:rsid w:val="00E704B6"/>
    <w:rsid w:val="00E707D0"/>
    <w:rsid w:val="00E70D53"/>
    <w:rsid w:val="00E70EEF"/>
    <w:rsid w:val="00E71FD3"/>
    <w:rsid w:val="00E737E1"/>
    <w:rsid w:val="00E73BA4"/>
    <w:rsid w:val="00E77337"/>
    <w:rsid w:val="00E81775"/>
    <w:rsid w:val="00E81BAA"/>
    <w:rsid w:val="00E84BE1"/>
    <w:rsid w:val="00E86E27"/>
    <w:rsid w:val="00E86FEE"/>
    <w:rsid w:val="00E90CFB"/>
    <w:rsid w:val="00E910FA"/>
    <w:rsid w:val="00E9120A"/>
    <w:rsid w:val="00E9140D"/>
    <w:rsid w:val="00E915A7"/>
    <w:rsid w:val="00E92463"/>
    <w:rsid w:val="00E926DF"/>
    <w:rsid w:val="00E92E38"/>
    <w:rsid w:val="00E95240"/>
    <w:rsid w:val="00E96436"/>
    <w:rsid w:val="00E96438"/>
    <w:rsid w:val="00E964D2"/>
    <w:rsid w:val="00EA1474"/>
    <w:rsid w:val="00EA3057"/>
    <w:rsid w:val="00EA36C2"/>
    <w:rsid w:val="00EA3895"/>
    <w:rsid w:val="00EA3D9C"/>
    <w:rsid w:val="00EA4421"/>
    <w:rsid w:val="00EA4F15"/>
    <w:rsid w:val="00EA514D"/>
    <w:rsid w:val="00EA51E6"/>
    <w:rsid w:val="00EA6FB0"/>
    <w:rsid w:val="00EA7231"/>
    <w:rsid w:val="00EB2491"/>
    <w:rsid w:val="00EB3901"/>
    <w:rsid w:val="00EB40AB"/>
    <w:rsid w:val="00EB48D3"/>
    <w:rsid w:val="00EB4B2C"/>
    <w:rsid w:val="00EB5D71"/>
    <w:rsid w:val="00EB5FDE"/>
    <w:rsid w:val="00EB62BA"/>
    <w:rsid w:val="00EB6F55"/>
    <w:rsid w:val="00EB73EB"/>
    <w:rsid w:val="00EB7BB8"/>
    <w:rsid w:val="00EC3E39"/>
    <w:rsid w:val="00EC42A0"/>
    <w:rsid w:val="00EC4812"/>
    <w:rsid w:val="00EC4EA6"/>
    <w:rsid w:val="00EC5AFA"/>
    <w:rsid w:val="00ED0FD1"/>
    <w:rsid w:val="00ED120F"/>
    <w:rsid w:val="00ED1684"/>
    <w:rsid w:val="00ED2197"/>
    <w:rsid w:val="00ED335A"/>
    <w:rsid w:val="00ED3CF8"/>
    <w:rsid w:val="00ED4071"/>
    <w:rsid w:val="00ED461D"/>
    <w:rsid w:val="00ED503D"/>
    <w:rsid w:val="00ED5561"/>
    <w:rsid w:val="00ED56BE"/>
    <w:rsid w:val="00ED572C"/>
    <w:rsid w:val="00ED647F"/>
    <w:rsid w:val="00ED6BB0"/>
    <w:rsid w:val="00EE04A1"/>
    <w:rsid w:val="00EE04D3"/>
    <w:rsid w:val="00EE079C"/>
    <w:rsid w:val="00EE28E1"/>
    <w:rsid w:val="00EE3034"/>
    <w:rsid w:val="00EE3584"/>
    <w:rsid w:val="00EE6407"/>
    <w:rsid w:val="00EE6B7E"/>
    <w:rsid w:val="00EE6CBA"/>
    <w:rsid w:val="00EF1A82"/>
    <w:rsid w:val="00EF2BD1"/>
    <w:rsid w:val="00EF3466"/>
    <w:rsid w:val="00EF44FB"/>
    <w:rsid w:val="00EF53DE"/>
    <w:rsid w:val="00EF6B26"/>
    <w:rsid w:val="00F01B50"/>
    <w:rsid w:val="00F01E99"/>
    <w:rsid w:val="00F01F47"/>
    <w:rsid w:val="00F02628"/>
    <w:rsid w:val="00F03309"/>
    <w:rsid w:val="00F059AF"/>
    <w:rsid w:val="00F11914"/>
    <w:rsid w:val="00F12415"/>
    <w:rsid w:val="00F1341F"/>
    <w:rsid w:val="00F1695D"/>
    <w:rsid w:val="00F2143C"/>
    <w:rsid w:val="00F21AFA"/>
    <w:rsid w:val="00F21D15"/>
    <w:rsid w:val="00F22231"/>
    <w:rsid w:val="00F22570"/>
    <w:rsid w:val="00F22CBA"/>
    <w:rsid w:val="00F22F42"/>
    <w:rsid w:val="00F23299"/>
    <w:rsid w:val="00F235AF"/>
    <w:rsid w:val="00F23DA9"/>
    <w:rsid w:val="00F251FB"/>
    <w:rsid w:val="00F26200"/>
    <w:rsid w:val="00F27768"/>
    <w:rsid w:val="00F278F7"/>
    <w:rsid w:val="00F27B32"/>
    <w:rsid w:val="00F27EF5"/>
    <w:rsid w:val="00F31FF8"/>
    <w:rsid w:val="00F32404"/>
    <w:rsid w:val="00F35F98"/>
    <w:rsid w:val="00F3724C"/>
    <w:rsid w:val="00F400B9"/>
    <w:rsid w:val="00F42731"/>
    <w:rsid w:val="00F439D8"/>
    <w:rsid w:val="00F45F0A"/>
    <w:rsid w:val="00F4607D"/>
    <w:rsid w:val="00F475C9"/>
    <w:rsid w:val="00F50753"/>
    <w:rsid w:val="00F5112D"/>
    <w:rsid w:val="00F51A65"/>
    <w:rsid w:val="00F51C0C"/>
    <w:rsid w:val="00F51C90"/>
    <w:rsid w:val="00F533C0"/>
    <w:rsid w:val="00F55B7A"/>
    <w:rsid w:val="00F56BBE"/>
    <w:rsid w:val="00F57954"/>
    <w:rsid w:val="00F6227F"/>
    <w:rsid w:val="00F65982"/>
    <w:rsid w:val="00F67C03"/>
    <w:rsid w:val="00F67FFD"/>
    <w:rsid w:val="00F708E3"/>
    <w:rsid w:val="00F7171C"/>
    <w:rsid w:val="00F71DE3"/>
    <w:rsid w:val="00F71EFA"/>
    <w:rsid w:val="00F724C7"/>
    <w:rsid w:val="00F72845"/>
    <w:rsid w:val="00F73C16"/>
    <w:rsid w:val="00F7420A"/>
    <w:rsid w:val="00F7447B"/>
    <w:rsid w:val="00F74777"/>
    <w:rsid w:val="00F76A70"/>
    <w:rsid w:val="00F77C7D"/>
    <w:rsid w:val="00F80822"/>
    <w:rsid w:val="00F811E0"/>
    <w:rsid w:val="00F819E8"/>
    <w:rsid w:val="00F8280E"/>
    <w:rsid w:val="00F847E5"/>
    <w:rsid w:val="00F85B55"/>
    <w:rsid w:val="00F861B7"/>
    <w:rsid w:val="00F862D7"/>
    <w:rsid w:val="00F8778B"/>
    <w:rsid w:val="00F87CCE"/>
    <w:rsid w:val="00F91B01"/>
    <w:rsid w:val="00F93098"/>
    <w:rsid w:val="00F93270"/>
    <w:rsid w:val="00F93822"/>
    <w:rsid w:val="00F93A06"/>
    <w:rsid w:val="00F94E42"/>
    <w:rsid w:val="00F97BA5"/>
    <w:rsid w:val="00F97F65"/>
    <w:rsid w:val="00FA059E"/>
    <w:rsid w:val="00FA15C5"/>
    <w:rsid w:val="00FA3057"/>
    <w:rsid w:val="00FA49DB"/>
    <w:rsid w:val="00FA66C4"/>
    <w:rsid w:val="00FA7AD4"/>
    <w:rsid w:val="00FB00DA"/>
    <w:rsid w:val="00FB1514"/>
    <w:rsid w:val="00FB156C"/>
    <w:rsid w:val="00FB18BD"/>
    <w:rsid w:val="00FB3040"/>
    <w:rsid w:val="00FB353D"/>
    <w:rsid w:val="00FB6DF8"/>
    <w:rsid w:val="00FB7E38"/>
    <w:rsid w:val="00FC095E"/>
    <w:rsid w:val="00FC0D7E"/>
    <w:rsid w:val="00FC1363"/>
    <w:rsid w:val="00FC25C0"/>
    <w:rsid w:val="00FC491E"/>
    <w:rsid w:val="00FC5D04"/>
    <w:rsid w:val="00FC6869"/>
    <w:rsid w:val="00FC7265"/>
    <w:rsid w:val="00FD17AE"/>
    <w:rsid w:val="00FD2B9F"/>
    <w:rsid w:val="00FD348A"/>
    <w:rsid w:val="00FD3F20"/>
    <w:rsid w:val="00FD4A11"/>
    <w:rsid w:val="00FD5249"/>
    <w:rsid w:val="00FD5625"/>
    <w:rsid w:val="00FD569C"/>
    <w:rsid w:val="00FD6395"/>
    <w:rsid w:val="00FD65A9"/>
    <w:rsid w:val="00FD68E0"/>
    <w:rsid w:val="00FD7032"/>
    <w:rsid w:val="00FD71A0"/>
    <w:rsid w:val="00FD7AB8"/>
    <w:rsid w:val="00FE011B"/>
    <w:rsid w:val="00FE0606"/>
    <w:rsid w:val="00FE265E"/>
    <w:rsid w:val="00FE2CE8"/>
    <w:rsid w:val="00FE483F"/>
    <w:rsid w:val="00FE4C45"/>
    <w:rsid w:val="00FE4F91"/>
    <w:rsid w:val="00FE50C4"/>
    <w:rsid w:val="00FE56EC"/>
    <w:rsid w:val="00FE5AA4"/>
    <w:rsid w:val="00FE629D"/>
    <w:rsid w:val="00FE66B5"/>
    <w:rsid w:val="00FE78FA"/>
    <w:rsid w:val="00FF0ABC"/>
    <w:rsid w:val="00FF1967"/>
    <w:rsid w:val="00FF1ACC"/>
    <w:rsid w:val="00FF33F8"/>
    <w:rsid w:val="00FF5848"/>
    <w:rsid w:val="00FF5C9B"/>
    <w:rsid w:val="00FF7A3A"/>
    <w:rsid w:val="28385795"/>
    <w:rsid w:val="37334A9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8AE5A9"/>
  <w15:docId w15:val="{ABF03C35-DE32-4F18-8479-BF6E5DB3B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iPriority="0" w:unhideWhenUsed="1"/>
    <w:lsdException w:name="Title" w:uiPriority="1" w:qFormat="1"/>
    <w:lsdException w:name="Closing" w:semiHidden="1" w:uiPriority="0"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6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3834"/>
    <w:rPr>
      <w:rFonts w:ascii="Calibri" w:eastAsia="Calibri" w:hAnsi="Calibri" w:cs="Times New Roman"/>
      <w:lang w:val="en-AU"/>
    </w:rPr>
  </w:style>
  <w:style w:type="paragraph" w:styleId="Heading1">
    <w:name w:val="heading 1"/>
    <w:aliases w:val="CMS,H1,Heading 1 Char1,SunHeading1,h1,Heading Mailing,Part,1 ghost,g,AETC,ghost,1 ghost1,g1,Cover Page,Section Header,Section Heading,prop,Heading 10,Outline1,Section,Project 1,RFS,PIM 1,Document,Chapter,Main Section,1,Main Para,F8 Heading 1,a"/>
    <w:basedOn w:val="Normal"/>
    <w:next w:val="Normal"/>
    <w:link w:val="Heading1Char"/>
    <w:autoRedefine/>
    <w:uiPriority w:val="99"/>
    <w:qFormat/>
    <w:rsid w:val="000F3311"/>
    <w:pPr>
      <w:keepNext/>
      <w:keepLines/>
      <w:numPr>
        <w:numId w:val="27"/>
      </w:numPr>
      <w:spacing w:before="100" w:beforeAutospacing="1" w:after="100" w:afterAutospacing="1" w:line="240" w:lineRule="auto"/>
      <w:jc w:val="both"/>
      <w:outlineLvl w:val="0"/>
    </w:pPr>
    <w:rPr>
      <w:rFonts w:ascii="Arial" w:eastAsia="ヒラギノ角ゴ Pro W3" w:hAnsi="Arial" w:cs="Arial"/>
      <w:b/>
      <w:sz w:val="24"/>
      <w:lang w:val="en-US"/>
    </w:rPr>
  </w:style>
  <w:style w:type="paragraph" w:styleId="Heading2">
    <w:name w:val="heading 2"/>
    <w:aliases w:val="H2,Topic Heading,Heading 2 Char2 Char,Heading 2 Char1 Char Char,Heading 2 Char Char Char Char,H2 Char Char Char Char,Topic Heading Char Char Char Char,H2 Char1 Char Char,Topic Heading Char1 Char Char,H2 Char2 Char,A Heading 2,AH2,F9 Heading 2"/>
    <w:basedOn w:val="Normal"/>
    <w:next w:val="Normal"/>
    <w:link w:val="Heading2Char"/>
    <w:uiPriority w:val="99"/>
    <w:qFormat/>
    <w:rsid w:val="002F72AA"/>
    <w:pPr>
      <w:keepNext/>
      <w:keepLines/>
      <w:spacing w:before="200" w:after="0"/>
      <w:outlineLvl w:val="1"/>
    </w:pPr>
    <w:rPr>
      <w:rFonts w:ascii="Cambria" w:eastAsia="Times New Roman" w:hAnsi="Cambria"/>
      <w:b/>
      <w:bCs/>
      <w:color w:val="4F81BD"/>
      <w:sz w:val="26"/>
      <w:szCs w:val="26"/>
    </w:rPr>
  </w:style>
  <w:style w:type="paragraph" w:styleId="Heading3">
    <w:name w:val="heading 3"/>
    <w:aliases w:val="H3,Topic Sub-heading,Topic Sub-heading Char,Lev 3,T.A. Level 3,CSBhead3,h3,subhead,1.,Level 1 - 1,Function header 3,h31,h32,Para3,3,l3,Level 3 Head,Sub-sub section Title,h:3,list 3,Head 3,1.1.1,3rd level,Underrubrik2,Heading3,H31,Heading31,H32"/>
    <w:basedOn w:val="Normal"/>
    <w:next w:val="Normal"/>
    <w:link w:val="Heading3Char"/>
    <w:qFormat/>
    <w:rsid w:val="002F72AA"/>
    <w:pPr>
      <w:keepNext/>
      <w:keepLines/>
      <w:spacing w:before="200" w:after="0"/>
      <w:outlineLvl w:val="2"/>
    </w:pPr>
    <w:rPr>
      <w:rFonts w:eastAsia="MS Gothic"/>
      <w:b/>
      <w:bCs/>
      <w:color w:val="4F81BD"/>
    </w:rPr>
  </w:style>
  <w:style w:type="paragraph" w:styleId="Heading4">
    <w:name w:val="heading 4"/>
    <w:aliases w:val="H4,H4 + Not Bold,Left:  0 cm,First line:  0 cm,Before:  6 pt,Heading 4 Char1,Heading 4 Char Char1,Heading 4 Char2 Char Char,Heading 4 Char1 Char Char Char,Heading 4 Char Char1 Char Char Char,H4 Char Char1 Char Char Char,H4 Char Char2 Char Char"/>
    <w:basedOn w:val="Normal"/>
    <w:next w:val="Normal"/>
    <w:link w:val="Heading4Char"/>
    <w:qFormat/>
    <w:rsid w:val="002F72AA"/>
    <w:pPr>
      <w:keepNext/>
      <w:keepLines/>
      <w:spacing w:before="200" w:after="0"/>
      <w:outlineLvl w:val="3"/>
    </w:pPr>
    <w:rPr>
      <w:rFonts w:eastAsia="MS Gothic"/>
      <w:b/>
      <w:bCs/>
      <w:i/>
      <w:iCs/>
      <w:color w:val="4F81BD"/>
    </w:rPr>
  </w:style>
  <w:style w:type="paragraph" w:styleId="Heading5">
    <w:name w:val="heading 5"/>
    <w:aliases w:val="H5,H5 Char,Block Label,Overskrift5"/>
    <w:basedOn w:val="Normal"/>
    <w:next w:val="Normal"/>
    <w:link w:val="Heading5Char"/>
    <w:unhideWhenUsed/>
    <w:qFormat/>
    <w:rsid w:val="007773F6"/>
    <w:pPr>
      <w:keepNext/>
      <w:keepLines/>
      <w:spacing w:before="200" w:after="0" w:line="240" w:lineRule="auto"/>
      <w:ind w:left="1008" w:hanging="1008"/>
      <w:outlineLvl w:val="4"/>
    </w:pPr>
    <w:rPr>
      <w:rFonts w:asciiTheme="majorHAnsi" w:eastAsiaTheme="majorEastAsia" w:hAnsiTheme="majorHAnsi" w:cstheme="majorBidi"/>
      <w:color w:val="243F60" w:themeColor="accent1" w:themeShade="7F"/>
      <w:sz w:val="24"/>
      <w:szCs w:val="24"/>
      <w:lang w:val="en-GB" w:eastAsia="en-GB"/>
    </w:rPr>
  </w:style>
  <w:style w:type="paragraph" w:styleId="Heading6">
    <w:name w:val="heading 6"/>
    <w:aliases w:val="PIM 6"/>
    <w:basedOn w:val="Normal"/>
    <w:next w:val="Normal"/>
    <w:link w:val="Heading6Char"/>
    <w:unhideWhenUsed/>
    <w:qFormat/>
    <w:rsid w:val="007773F6"/>
    <w:pPr>
      <w:keepNext/>
      <w:keepLines/>
      <w:spacing w:before="200" w:after="0"/>
      <w:ind w:left="1152" w:hanging="1152"/>
      <w:jc w:val="both"/>
      <w:outlineLvl w:val="5"/>
    </w:pPr>
    <w:rPr>
      <w:rFonts w:asciiTheme="majorHAnsi" w:eastAsiaTheme="majorEastAsia" w:hAnsiTheme="majorHAnsi" w:cstheme="majorBidi"/>
      <w:i/>
      <w:iCs/>
      <w:color w:val="243F60" w:themeColor="accent1" w:themeShade="7F"/>
      <w:lang w:val="en-US"/>
    </w:rPr>
  </w:style>
  <w:style w:type="paragraph" w:styleId="Heading7">
    <w:name w:val="heading 7"/>
    <w:aliases w:val="PIM 7"/>
    <w:basedOn w:val="Normal"/>
    <w:next w:val="Normal"/>
    <w:link w:val="Heading7Char"/>
    <w:unhideWhenUsed/>
    <w:qFormat/>
    <w:rsid w:val="007773F6"/>
    <w:pPr>
      <w:keepNext/>
      <w:keepLines/>
      <w:spacing w:before="200" w:after="0"/>
      <w:ind w:left="1296" w:hanging="1296"/>
      <w:jc w:val="both"/>
      <w:outlineLvl w:val="6"/>
    </w:pPr>
    <w:rPr>
      <w:rFonts w:asciiTheme="majorHAnsi" w:eastAsiaTheme="majorEastAsia" w:hAnsiTheme="majorHAnsi" w:cstheme="majorBidi"/>
      <w:i/>
      <w:iCs/>
      <w:color w:val="404040" w:themeColor="text1" w:themeTint="BF"/>
      <w:lang w:val="en-US"/>
    </w:rPr>
  </w:style>
  <w:style w:type="paragraph" w:styleId="Heading8">
    <w:name w:val="heading 8"/>
    <w:basedOn w:val="Normal"/>
    <w:next w:val="Normal"/>
    <w:link w:val="Heading8Char"/>
    <w:unhideWhenUsed/>
    <w:qFormat/>
    <w:rsid w:val="007773F6"/>
    <w:pPr>
      <w:keepNext/>
      <w:keepLines/>
      <w:spacing w:before="200" w:after="0" w:line="240" w:lineRule="auto"/>
      <w:ind w:left="1440" w:hanging="1440"/>
      <w:outlineLvl w:val="7"/>
    </w:pPr>
    <w:rPr>
      <w:rFonts w:asciiTheme="majorHAnsi" w:eastAsiaTheme="majorEastAsia" w:hAnsiTheme="majorHAnsi" w:cstheme="majorBidi"/>
      <w:color w:val="404040" w:themeColor="text1" w:themeTint="BF"/>
      <w:sz w:val="20"/>
      <w:szCs w:val="20"/>
      <w:lang w:val="en-GB" w:eastAsia="en-GB"/>
    </w:rPr>
  </w:style>
  <w:style w:type="paragraph" w:styleId="Heading9">
    <w:name w:val="heading 9"/>
    <w:aliases w:val="PIM 9"/>
    <w:basedOn w:val="Normal"/>
    <w:next w:val="Normal"/>
    <w:link w:val="Heading9Char"/>
    <w:unhideWhenUsed/>
    <w:qFormat/>
    <w:rsid w:val="007773F6"/>
    <w:pPr>
      <w:keepNext/>
      <w:keepLines/>
      <w:spacing w:before="200" w:after="0" w:line="240" w:lineRule="auto"/>
      <w:ind w:left="1584" w:hanging="1584"/>
      <w:outlineLvl w:val="8"/>
    </w:pPr>
    <w:rPr>
      <w:rFonts w:asciiTheme="majorHAnsi" w:eastAsiaTheme="majorEastAsia" w:hAnsiTheme="majorHAnsi" w:cstheme="majorBidi"/>
      <w:i/>
      <w:iCs/>
      <w:color w:val="404040" w:themeColor="text1" w:themeTint="BF"/>
      <w:sz w:val="20"/>
      <w:szCs w:val="20"/>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MS Char,H1 Char,Heading 1 Char1 Char,SunHeading1 Char,h1 Char,Heading Mailing Char,Part Char,1 ghost Char,g Char,AETC Char,ghost Char,1 ghost1 Char,g1 Char,Cover Page Char,Section Header Char,Section Heading Char,prop Char,Outline1 Char"/>
    <w:basedOn w:val="DefaultParagraphFont"/>
    <w:link w:val="Heading1"/>
    <w:uiPriority w:val="99"/>
    <w:rsid w:val="000F3311"/>
    <w:rPr>
      <w:rFonts w:ascii="Arial" w:eastAsia="ヒラギノ角ゴ Pro W3" w:hAnsi="Arial" w:cs="Arial"/>
      <w:b/>
      <w:sz w:val="24"/>
    </w:rPr>
  </w:style>
  <w:style w:type="character" w:customStyle="1" w:styleId="Heading2Char">
    <w:name w:val="Heading 2 Char"/>
    <w:aliases w:val="H2 Char,Topic Heading Char,Heading 2 Char2 Char Char,Heading 2 Char1 Char Char Char,Heading 2 Char Char Char Char Char,H2 Char Char Char Char Char,Topic Heading Char Char Char Char Char,H2 Char1 Char Char Char,H2 Char2 Char Char,AH2 Char"/>
    <w:basedOn w:val="DefaultParagraphFont"/>
    <w:link w:val="Heading2"/>
    <w:rsid w:val="002F72AA"/>
    <w:rPr>
      <w:rFonts w:ascii="Cambria" w:eastAsia="Times New Roman" w:hAnsi="Cambria" w:cs="Times New Roman"/>
      <w:b/>
      <w:bCs/>
      <w:color w:val="4F81BD"/>
      <w:sz w:val="26"/>
      <w:szCs w:val="26"/>
      <w:lang w:val="en-AU"/>
    </w:rPr>
  </w:style>
  <w:style w:type="character" w:customStyle="1" w:styleId="Heading3Char">
    <w:name w:val="Heading 3 Char"/>
    <w:aliases w:val="H3 Char,Topic Sub-heading Char1,Topic Sub-heading Char Char,Lev 3 Char,T.A. Level 3 Char,CSBhead3 Char,h3 Char,subhead Char,1. Char,Level 1 - 1 Char,Function header 3 Char,h31 Char,h32 Char,Para3 Char,3 Char,l3 Char,Level 3 Head Char"/>
    <w:basedOn w:val="DefaultParagraphFont"/>
    <w:link w:val="Heading3"/>
    <w:rsid w:val="002F72AA"/>
    <w:rPr>
      <w:rFonts w:ascii="Calibri" w:eastAsia="MS Gothic" w:hAnsi="Calibri" w:cs="Times New Roman"/>
      <w:b/>
      <w:bCs/>
      <w:color w:val="4F81BD"/>
      <w:lang w:val="en-AU"/>
    </w:rPr>
  </w:style>
  <w:style w:type="character" w:customStyle="1" w:styleId="Heading4Char">
    <w:name w:val="Heading 4 Char"/>
    <w:aliases w:val="H4 Char,H4 + Not Bold Char,Left:  0 cm Char,First line:  0 cm Char,Before:  6 pt Char,Heading 4 Char1 Char,Heading 4 Char Char1 Char,Heading 4 Char2 Char Char Char,Heading 4 Char1 Char Char Char Char,H4 Char Char1 Char Char Char Char"/>
    <w:basedOn w:val="DefaultParagraphFont"/>
    <w:link w:val="Heading4"/>
    <w:rsid w:val="002F72AA"/>
    <w:rPr>
      <w:rFonts w:ascii="Calibri" w:eastAsia="MS Gothic" w:hAnsi="Calibri" w:cs="Times New Roman"/>
      <w:b/>
      <w:bCs/>
      <w:i/>
      <w:iCs/>
      <w:color w:val="4F81BD"/>
      <w:lang w:val="en-AU"/>
    </w:rPr>
  </w:style>
  <w:style w:type="character" w:customStyle="1" w:styleId="Heading5Char">
    <w:name w:val="Heading 5 Char"/>
    <w:aliases w:val="H5 Char1,H5 Char Char,Block Label Char,Overskrift5 Char"/>
    <w:basedOn w:val="DefaultParagraphFont"/>
    <w:link w:val="Heading5"/>
    <w:rsid w:val="007773F6"/>
    <w:rPr>
      <w:rFonts w:asciiTheme="majorHAnsi" w:eastAsiaTheme="majorEastAsia" w:hAnsiTheme="majorHAnsi" w:cstheme="majorBidi"/>
      <w:color w:val="243F60" w:themeColor="accent1" w:themeShade="7F"/>
      <w:sz w:val="24"/>
      <w:szCs w:val="24"/>
      <w:lang w:val="en-GB" w:eastAsia="en-GB"/>
    </w:rPr>
  </w:style>
  <w:style w:type="character" w:customStyle="1" w:styleId="Heading6Char">
    <w:name w:val="Heading 6 Char"/>
    <w:aliases w:val="PIM 6 Char"/>
    <w:basedOn w:val="DefaultParagraphFont"/>
    <w:link w:val="Heading6"/>
    <w:rsid w:val="007773F6"/>
    <w:rPr>
      <w:rFonts w:asciiTheme="majorHAnsi" w:eastAsiaTheme="majorEastAsia" w:hAnsiTheme="majorHAnsi" w:cstheme="majorBidi"/>
      <w:i/>
      <w:iCs/>
      <w:color w:val="243F60" w:themeColor="accent1" w:themeShade="7F"/>
    </w:rPr>
  </w:style>
  <w:style w:type="character" w:customStyle="1" w:styleId="Heading7Char">
    <w:name w:val="Heading 7 Char"/>
    <w:aliases w:val="PIM 7 Char"/>
    <w:basedOn w:val="DefaultParagraphFont"/>
    <w:link w:val="Heading7"/>
    <w:rsid w:val="007773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7773F6"/>
    <w:rPr>
      <w:rFonts w:asciiTheme="majorHAnsi" w:eastAsiaTheme="majorEastAsia" w:hAnsiTheme="majorHAnsi" w:cstheme="majorBidi"/>
      <w:color w:val="404040" w:themeColor="text1" w:themeTint="BF"/>
      <w:sz w:val="20"/>
      <w:szCs w:val="20"/>
      <w:lang w:val="en-GB" w:eastAsia="en-GB"/>
    </w:rPr>
  </w:style>
  <w:style w:type="character" w:customStyle="1" w:styleId="Heading9Char">
    <w:name w:val="Heading 9 Char"/>
    <w:aliases w:val="PIM 9 Char"/>
    <w:basedOn w:val="DefaultParagraphFont"/>
    <w:link w:val="Heading9"/>
    <w:rsid w:val="007773F6"/>
    <w:rPr>
      <w:rFonts w:asciiTheme="majorHAnsi" w:eastAsiaTheme="majorEastAsia" w:hAnsiTheme="majorHAnsi" w:cstheme="majorBidi"/>
      <w:i/>
      <w:iCs/>
      <w:color w:val="404040" w:themeColor="text1" w:themeTint="BF"/>
      <w:sz w:val="20"/>
      <w:szCs w:val="20"/>
      <w:lang w:val="en-GB" w:eastAsia="en-GB"/>
    </w:rPr>
  </w:style>
  <w:style w:type="paragraph" w:customStyle="1" w:styleId="FP-Title1">
    <w:name w:val="FP-Title1"/>
    <w:rsid w:val="002F72AA"/>
    <w:pPr>
      <w:spacing w:before="240" w:after="60" w:line="240" w:lineRule="auto"/>
      <w:ind w:left="1440"/>
    </w:pPr>
    <w:rPr>
      <w:rFonts w:ascii="Arial" w:eastAsia="Times New Roman" w:hAnsi="Arial" w:cs="Times New Roman"/>
      <w:b/>
      <w:sz w:val="32"/>
      <w:szCs w:val="24"/>
      <w:lang w:val="en-GB"/>
    </w:rPr>
  </w:style>
  <w:style w:type="paragraph" w:customStyle="1" w:styleId="FP-Text">
    <w:name w:val="FP-Text"/>
    <w:rsid w:val="002F72AA"/>
    <w:pPr>
      <w:spacing w:after="0" w:line="240" w:lineRule="auto"/>
      <w:ind w:left="1440"/>
    </w:pPr>
    <w:rPr>
      <w:rFonts w:ascii="Arial" w:eastAsia="Times New Roman" w:hAnsi="Arial" w:cs="Times New Roman"/>
      <w:sz w:val="24"/>
      <w:szCs w:val="24"/>
      <w:lang w:val="en-GB"/>
    </w:rPr>
  </w:style>
  <w:style w:type="paragraph" w:customStyle="1" w:styleId="IPR">
    <w:name w:val="IPR"/>
    <w:basedOn w:val="Normal"/>
    <w:rsid w:val="002F72AA"/>
    <w:pPr>
      <w:spacing w:after="0" w:line="240" w:lineRule="auto"/>
    </w:pPr>
    <w:rPr>
      <w:rFonts w:ascii="Times New Roman" w:eastAsia="Times New Roman" w:hAnsi="Times New Roman"/>
      <w:sz w:val="14"/>
      <w:szCs w:val="20"/>
      <w:lang w:val="en-GB"/>
    </w:rPr>
  </w:style>
  <w:style w:type="paragraph" w:styleId="BalloonText">
    <w:name w:val="Balloon Text"/>
    <w:basedOn w:val="Normal"/>
    <w:link w:val="BalloonTextChar"/>
    <w:semiHidden/>
    <w:unhideWhenUsed/>
    <w:rsid w:val="002F72AA"/>
    <w:pPr>
      <w:spacing w:after="0" w:line="240" w:lineRule="auto"/>
    </w:pPr>
    <w:rPr>
      <w:rFonts w:ascii="Tahoma" w:hAnsi="Tahoma"/>
      <w:sz w:val="16"/>
      <w:szCs w:val="16"/>
    </w:rPr>
  </w:style>
  <w:style w:type="character" w:customStyle="1" w:styleId="BalloonTextChar">
    <w:name w:val="Balloon Text Char"/>
    <w:basedOn w:val="DefaultParagraphFont"/>
    <w:link w:val="BalloonText"/>
    <w:semiHidden/>
    <w:rsid w:val="002F72AA"/>
    <w:rPr>
      <w:rFonts w:ascii="Tahoma" w:eastAsia="Calibri" w:hAnsi="Tahoma" w:cs="Times New Roman"/>
      <w:sz w:val="16"/>
      <w:szCs w:val="16"/>
      <w:lang w:val="en-AU"/>
    </w:rPr>
  </w:style>
  <w:style w:type="paragraph" w:styleId="Header">
    <w:name w:val="header"/>
    <w:basedOn w:val="Normal"/>
    <w:link w:val="HeaderChar"/>
    <w:unhideWhenUsed/>
    <w:qFormat/>
    <w:rsid w:val="002F72AA"/>
    <w:pPr>
      <w:tabs>
        <w:tab w:val="center" w:pos="4680"/>
        <w:tab w:val="right" w:pos="9360"/>
      </w:tabs>
      <w:spacing w:after="0" w:line="240" w:lineRule="auto"/>
    </w:pPr>
    <w:rPr>
      <w:sz w:val="20"/>
      <w:szCs w:val="20"/>
    </w:rPr>
  </w:style>
  <w:style w:type="character" w:customStyle="1" w:styleId="HeaderChar">
    <w:name w:val="Header Char"/>
    <w:basedOn w:val="DefaultParagraphFont"/>
    <w:link w:val="Header"/>
    <w:rsid w:val="002F72AA"/>
    <w:rPr>
      <w:rFonts w:ascii="Calibri" w:eastAsia="Calibri" w:hAnsi="Calibri" w:cs="Times New Roman"/>
      <w:sz w:val="20"/>
      <w:szCs w:val="20"/>
      <w:lang w:val="en-AU"/>
    </w:rPr>
  </w:style>
  <w:style w:type="paragraph" w:styleId="Footer">
    <w:name w:val="footer"/>
    <w:basedOn w:val="Normal"/>
    <w:link w:val="FooterChar"/>
    <w:unhideWhenUsed/>
    <w:rsid w:val="002F72AA"/>
    <w:pPr>
      <w:tabs>
        <w:tab w:val="center" w:pos="4680"/>
        <w:tab w:val="right" w:pos="9360"/>
      </w:tabs>
      <w:spacing w:after="0" w:line="240" w:lineRule="auto"/>
    </w:pPr>
    <w:rPr>
      <w:sz w:val="20"/>
      <w:szCs w:val="20"/>
    </w:rPr>
  </w:style>
  <w:style w:type="character" w:customStyle="1" w:styleId="FooterChar">
    <w:name w:val="Footer Char"/>
    <w:basedOn w:val="DefaultParagraphFont"/>
    <w:link w:val="Footer"/>
    <w:rsid w:val="002F72AA"/>
    <w:rPr>
      <w:rFonts w:ascii="Calibri" w:eastAsia="Calibri" w:hAnsi="Calibri" w:cs="Times New Roman"/>
      <w:sz w:val="20"/>
      <w:szCs w:val="20"/>
      <w:lang w:val="en-AU"/>
    </w:rPr>
  </w:style>
  <w:style w:type="paragraph" w:customStyle="1" w:styleId="Heading1AA">
    <w:name w:val="Heading 1 A A"/>
    <w:next w:val="Normal"/>
    <w:rsid w:val="002F72AA"/>
    <w:pPr>
      <w:keepNext/>
      <w:suppressAutoHyphens/>
      <w:spacing w:before="60" w:after="0" w:line="312" w:lineRule="auto"/>
      <w:outlineLvl w:val="0"/>
    </w:pPr>
    <w:rPr>
      <w:rFonts w:ascii="Calibri" w:eastAsia="ヒラギノ角ゴ Pro W3" w:hAnsi="Calibri" w:cs="Times New Roman"/>
      <w:b/>
      <w:color w:val="17416E"/>
      <w:sz w:val="32"/>
      <w:szCs w:val="24"/>
    </w:rPr>
  </w:style>
  <w:style w:type="paragraph" w:customStyle="1" w:styleId="ColorfulList-Accent11">
    <w:name w:val="Colorful List - Accent 11"/>
    <w:basedOn w:val="Normal"/>
    <w:uiPriority w:val="34"/>
    <w:qFormat/>
    <w:rsid w:val="002F72AA"/>
    <w:pPr>
      <w:spacing w:after="0" w:line="240" w:lineRule="auto"/>
      <w:ind w:left="720"/>
      <w:contextualSpacing/>
    </w:pPr>
    <w:rPr>
      <w:rFonts w:ascii="Times" w:eastAsia="MS Mincho" w:hAnsi="Times"/>
      <w:sz w:val="20"/>
      <w:szCs w:val="20"/>
    </w:rPr>
  </w:style>
  <w:style w:type="character" w:styleId="PageNumber">
    <w:name w:val="page number"/>
    <w:basedOn w:val="DefaultParagraphFont"/>
    <w:rsid w:val="002F72AA"/>
  </w:style>
  <w:style w:type="paragraph" w:customStyle="1" w:styleId="ColorfulList-Accent12">
    <w:name w:val="Colorful List - Accent 12"/>
    <w:basedOn w:val="Normal"/>
    <w:uiPriority w:val="34"/>
    <w:qFormat/>
    <w:rsid w:val="002F72AA"/>
    <w:pPr>
      <w:spacing w:after="0" w:line="240" w:lineRule="auto"/>
      <w:ind w:left="720"/>
      <w:contextualSpacing/>
    </w:pPr>
    <w:rPr>
      <w:rFonts w:eastAsia="Times New Roman"/>
      <w:sz w:val="24"/>
      <w:szCs w:val="24"/>
    </w:rPr>
  </w:style>
  <w:style w:type="paragraph" w:customStyle="1" w:styleId="Plex-Paragraph">
    <w:name w:val="Plex-Paragraph"/>
    <w:basedOn w:val="Normal"/>
    <w:qFormat/>
    <w:rsid w:val="002F72AA"/>
    <w:pPr>
      <w:ind w:left="720"/>
      <w:contextualSpacing/>
    </w:pPr>
    <w:rPr>
      <w:color w:val="244061"/>
    </w:rPr>
  </w:style>
  <w:style w:type="paragraph" w:styleId="NormalWeb">
    <w:name w:val="Normal (Web)"/>
    <w:basedOn w:val="Normal"/>
    <w:uiPriority w:val="99"/>
    <w:rsid w:val="002F72AA"/>
    <w:pPr>
      <w:spacing w:beforeLines="1" w:afterLines="1" w:line="240" w:lineRule="auto"/>
    </w:pPr>
    <w:rPr>
      <w:rFonts w:ascii="Times" w:hAnsi="Times"/>
      <w:sz w:val="20"/>
      <w:szCs w:val="20"/>
    </w:rPr>
  </w:style>
  <w:style w:type="character" w:styleId="Hyperlink">
    <w:name w:val="Hyperlink"/>
    <w:uiPriority w:val="99"/>
    <w:unhideWhenUsed/>
    <w:rsid w:val="002F72AA"/>
    <w:rPr>
      <w:color w:val="0000FF"/>
      <w:u w:val="single"/>
    </w:rPr>
  </w:style>
  <w:style w:type="paragraph" w:styleId="PlainText">
    <w:name w:val="Plain Text"/>
    <w:basedOn w:val="Normal"/>
    <w:link w:val="PlainTextChar"/>
    <w:unhideWhenUsed/>
    <w:rsid w:val="002F72AA"/>
    <w:pPr>
      <w:spacing w:after="0" w:line="240" w:lineRule="auto"/>
    </w:pPr>
    <w:rPr>
      <w:rFonts w:ascii="Consolas" w:hAnsi="Consolas"/>
      <w:sz w:val="21"/>
      <w:szCs w:val="21"/>
    </w:rPr>
  </w:style>
  <w:style w:type="character" w:customStyle="1" w:styleId="PlainTextChar">
    <w:name w:val="Plain Text Char"/>
    <w:basedOn w:val="DefaultParagraphFont"/>
    <w:link w:val="PlainText"/>
    <w:rsid w:val="002F72AA"/>
    <w:rPr>
      <w:rFonts w:ascii="Consolas" w:eastAsia="Calibri" w:hAnsi="Consolas" w:cs="Times New Roman"/>
      <w:sz w:val="21"/>
      <w:szCs w:val="21"/>
      <w:lang w:val="en-AU"/>
    </w:rPr>
  </w:style>
  <w:style w:type="paragraph" w:styleId="BodyText">
    <w:name w:val="Body Text"/>
    <w:aliases w:val="~PSD Body Text,EHPT,Body Text2,Body Text- Proposal,body text,Body Text 1,Starbucks Body Text,3 indent,heading31,body text1,3 indent1,heading32,body text2,3 indent2,heading33,body text3,3 indent3,heading34,body text4,3 indent4,Bodytext,heading3"/>
    <w:basedOn w:val="Normal"/>
    <w:link w:val="BodyTextChar"/>
    <w:qFormat/>
    <w:rsid w:val="002F72AA"/>
    <w:pPr>
      <w:suppressAutoHyphens/>
      <w:spacing w:after="120" w:line="260" w:lineRule="exact"/>
      <w:jc w:val="both"/>
    </w:pPr>
    <w:rPr>
      <w:rFonts w:ascii="Arial" w:eastAsia="Times New Roman" w:hAnsi="Arial"/>
      <w:sz w:val="18"/>
      <w:szCs w:val="18"/>
      <w:lang w:val="en-GB" w:eastAsia="ar-SA"/>
    </w:rPr>
  </w:style>
  <w:style w:type="character" w:customStyle="1" w:styleId="BodyTextChar">
    <w:name w:val="Body Text Char"/>
    <w:aliases w:val="~PSD Body Text Char,EHPT Char,Body Text2 Char,Body Text- Proposal Char,body text Char1,Body Text 1 Char,Starbucks Body Text Char,3 indent Char,heading31 Char,body text1 Char,3 indent1 Char,heading32 Char,body text2 Char,3 indent2 Char"/>
    <w:basedOn w:val="DefaultParagraphFont"/>
    <w:link w:val="BodyText"/>
    <w:rsid w:val="002F72AA"/>
    <w:rPr>
      <w:rFonts w:ascii="Arial" w:eastAsia="Times New Roman" w:hAnsi="Arial" w:cs="Times New Roman"/>
      <w:sz w:val="18"/>
      <w:szCs w:val="18"/>
      <w:lang w:val="en-GB" w:eastAsia="ar-SA"/>
    </w:rPr>
  </w:style>
  <w:style w:type="paragraph" w:customStyle="1" w:styleId="BodyTextFLI5">
    <w:name w:val="Body Text FLI .5"/>
    <w:aliases w:val="bt,Body Text1,plain paragraph,pp,stdtxt,t1 Char,body text Char,plain paragraph Char,pp Char,bt Char,stdtxt Char"/>
    <w:basedOn w:val="Normal"/>
    <w:rsid w:val="002F72AA"/>
    <w:pPr>
      <w:spacing w:after="240" w:line="240" w:lineRule="auto"/>
      <w:ind w:firstLine="720"/>
      <w:jc w:val="both"/>
    </w:pPr>
    <w:rPr>
      <w:rFonts w:ascii="Times New Roman" w:eastAsia="Times New Roman" w:hAnsi="Times New Roman"/>
      <w:snapToGrid w:val="0"/>
      <w:sz w:val="20"/>
      <w:szCs w:val="20"/>
    </w:rPr>
  </w:style>
  <w:style w:type="paragraph" w:customStyle="1" w:styleId="vinay4">
    <w:name w:val="vinay4"/>
    <w:basedOn w:val="Normal"/>
    <w:rsid w:val="002F72AA"/>
    <w:pPr>
      <w:numPr>
        <w:ilvl w:val="2"/>
        <w:numId w:val="1"/>
      </w:numPr>
      <w:spacing w:after="0" w:line="240" w:lineRule="auto"/>
    </w:pPr>
    <w:rPr>
      <w:rFonts w:ascii="Trebuchet MS" w:eastAsia="Times New Roman" w:hAnsi="Trebuchet MS"/>
      <w:szCs w:val="24"/>
    </w:rPr>
  </w:style>
  <w:style w:type="character" w:customStyle="1" w:styleId="text">
    <w:name w:val="text"/>
    <w:rsid w:val="002F72AA"/>
  </w:style>
  <w:style w:type="character" w:customStyle="1" w:styleId="apple-style-span">
    <w:name w:val="apple-style-span"/>
    <w:basedOn w:val="DefaultParagraphFont"/>
    <w:rsid w:val="002F72AA"/>
  </w:style>
  <w:style w:type="paragraph" w:customStyle="1" w:styleId="LightGrid-Accent31">
    <w:name w:val="Light Grid - Accent 31"/>
    <w:aliases w:val="Bullets"/>
    <w:basedOn w:val="Normal"/>
    <w:link w:val="LightGrid-Accent3Char"/>
    <w:uiPriority w:val="34"/>
    <w:qFormat/>
    <w:rsid w:val="002F72AA"/>
    <w:pPr>
      <w:spacing w:after="0" w:line="240" w:lineRule="auto"/>
      <w:ind w:left="720"/>
      <w:contextualSpacing/>
    </w:pPr>
    <w:rPr>
      <w:rFonts w:ascii="Times" w:eastAsia="MS Mincho" w:hAnsi="Times"/>
      <w:sz w:val="20"/>
      <w:szCs w:val="20"/>
    </w:rPr>
  </w:style>
  <w:style w:type="character" w:customStyle="1" w:styleId="LightGrid-Accent3Char">
    <w:name w:val="Light Grid - Accent 3 Char"/>
    <w:aliases w:val="Bullets Char,List Paragraph Char,Equipment Char,Figure_name Char,lp1 Char,Use Case List Paragraph Char Char,List Paragraph1 Char,List Paragraph Char Char Char,b1 Char,Numbered Indented Text Char,Ref Char,Bullet 1 Char,new Char"/>
    <w:link w:val="LightGrid-Accent31"/>
    <w:uiPriority w:val="34"/>
    <w:qFormat/>
    <w:rsid w:val="002F72AA"/>
    <w:rPr>
      <w:rFonts w:ascii="Times" w:eastAsia="MS Mincho" w:hAnsi="Times" w:cs="Times New Roman"/>
      <w:sz w:val="20"/>
      <w:szCs w:val="20"/>
      <w:lang w:val="en-AU"/>
    </w:rPr>
  </w:style>
  <w:style w:type="paragraph" w:customStyle="1" w:styleId="AppBodyText">
    <w:name w:val="App_BodyText"/>
    <w:basedOn w:val="Normal"/>
    <w:link w:val="AppBodyTextChar"/>
    <w:qFormat/>
    <w:rsid w:val="002F72AA"/>
    <w:pPr>
      <w:suppressAutoHyphens/>
      <w:autoSpaceDE w:val="0"/>
      <w:autoSpaceDN w:val="0"/>
      <w:adjustRightInd w:val="0"/>
      <w:spacing w:after="159" w:line="260" w:lineRule="atLeast"/>
      <w:jc w:val="both"/>
      <w:textAlignment w:val="center"/>
    </w:pPr>
    <w:rPr>
      <w:rFonts w:ascii="Arial" w:eastAsia="Times New Roman" w:hAnsi="Arial"/>
      <w:color w:val="000000"/>
      <w:spacing w:val="5"/>
      <w:sz w:val="18"/>
      <w:szCs w:val="18"/>
    </w:rPr>
  </w:style>
  <w:style w:type="character" w:customStyle="1" w:styleId="AppBodyTextChar">
    <w:name w:val="App_BodyText Char"/>
    <w:link w:val="AppBodyText"/>
    <w:rsid w:val="002F72AA"/>
    <w:rPr>
      <w:rFonts w:ascii="Arial" w:eastAsia="Times New Roman" w:hAnsi="Arial" w:cs="Times New Roman"/>
      <w:color w:val="000000"/>
      <w:spacing w:val="5"/>
      <w:sz w:val="18"/>
      <w:szCs w:val="18"/>
      <w:lang w:val="en-AU"/>
    </w:rPr>
  </w:style>
  <w:style w:type="paragraph" w:customStyle="1" w:styleId="AppBulletA1300C">
    <w:name w:val="App_Bullet_A1_300C"/>
    <w:basedOn w:val="AppBodyText"/>
    <w:link w:val="AppBulletA1300CChar"/>
    <w:qFormat/>
    <w:rsid w:val="002F72AA"/>
    <w:pPr>
      <w:numPr>
        <w:numId w:val="2"/>
      </w:numPr>
    </w:pPr>
  </w:style>
  <w:style w:type="character" w:customStyle="1" w:styleId="AppBulletA1300CChar">
    <w:name w:val="App_Bullet_A1_300C Char"/>
    <w:link w:val="AppBulletA1300C"/>
    <w:rsid w:val="002F72AA"/>
    <w:rPr>
      <w:rFonts w:ascii="Arial" w:eastAsia="Times New Roman" w:hAnsi="Arial" w:cs="Times New Roman"/>
      <w:color w:val="000000"/>
      <w:spacing w:val="5"/>
      <w:sz w:val="18"/>
      <w:szCs w:val="18"/>
      <w:lang w:val="en-AU"/>
    </w:rPr>
  </w:style>
  <w:style w:type="paragraph" w:customStyle="1" w:styleId="AppBulletA2300C">
    <w:name w:val="App_Bullet_A2_300C"/>
    <w:basedOn w:val="AppBulletA1300C"/>
    <w:link w:val="AppBulletA2300CChar"/>
    <w:rsid w:val="002F72AA"/>
    <w:pPr>
      <w:numPr>
        <w:numId w:val="3"/>
      </w:numPr>
      <w:spacing w:after="79"/>
      <w:ind w:right="284"/>
    </w:pPr>
  </w:style>
  <w:style w:type="character" w:customStyle="1" w:styleId="AppBulletA2300CChar">
    <w:name w:val="App_Bullet_A2_300C Char"/>
    <w:link w:val="AppBulletA2300C"/>
    <w:rsid w:val="002F72AA"/>
    <w:rPr>
      <w:rFonts w:ascii="Arial" w:eastAsia="Times New Roman" w:hAnsi="Arial" w:cs="Times New Roman"/>
      <w:color w:val="000000"/>
      <w:spacing w:val="5"/>
      <w:sz w:val="18"/>
      <w:szCs w:val="18"/>
      <w:lang w:val="en-AU"/>
    </w:rPr>
  </w:style>
  <w:style w:type="table" w:styleId="TableGrid">
    <w:name w:val="Table Grid"/>
    <w:aliases w:val="Equifax table,Header Table,Bordure,Header Table Grid,Bordure1,Bordure2,GCP-Table Grid,Infosys Table Style,Table Definitions Grid,Signature Table"/>
    <w:basedOn w:val="TableNormal"/>
    <w:uiPriority w:val="39"/>
    <w:rsid w:val="002F72AA"/>
    <w:pPr>
      <w:spacing w:after="159" w:line="260" w:lineRule="exact"/>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_Head"/>
    <w:rsid w:val="002F72AA"/>
    <w:pPr>
      <w:tabs>
        <w:tab w:val="left" w:pos="1080"/>
      </w:tabs>
      <w:spacing w:before="120" w:after="120" w:line="240" w:lineRule="auto"/>
      <w:jc w:val="center"/>
    </w:pPr>
    <w:rPr>
      <w:rFonts w:ascii="Arial Narrow" w:eastAsia="Times New Roman" w:hAnsi="Arial Narrow" w:cs="Times New Roman"/>
      <w:b/>
      <w:szCs w:val="24"/>
    </w:rPr>
  </w:style>
  <w:style w:type="paragraph" w:customStyle="1" w:styleId="TableText">
    <w:name w:val="Table_Text"/>
    <w:link w:val="TableTextChar"/>
    <w:rsid w:val="002F72AA"/>
    <w:pPr>
      <w:tabs>
        <w:tab w:val="left" w:pos="1080"/>
      </w:tabs>
      <w:spacing w:before="60" w:after="60" w:line="240" w:lineRule="auto"/>
    </w:pPr>
    <w:rPr>
      <w:rFonts w:ascii="Arial Narrow" w:eastAsia="Times New Roman" w:hAnsi="Arial Narrow" w:cs="Times New Roman"/>
      <w:szCs w:val="27"/>
    </w:rPr>
  </w:style>
  <w:style w:type="character" w:customStyle="1" w:styleId="TableTextChar">
    <w:name w:val="Table_Text Char"/>
    <w:link w:val="TableText"/>
    <w:rsid w:val="002F72AA"/>
    <w:rPr>
      <w:rFonts w:ascii="Arial Narrow" w:eastAsia="Times New Roman" w:hAnsi="Arial Narrow" w:cs="Times New Roman"/>
      <w:szCs w:val="27"/>
    </w:rPr>
  </w:style>
  <w:style w:type="paragraph" w:customStyle="1" w:styleId="AppTableHeaders01">
    <w:name w:val="App_TableHeaders_01"/>
    <w:basedOn w:val="AppBodyText"/>
    <w:rsid w:val="002F72AA"/>
    <w:pPr>
      <w:tabs>
        <w:tab w:val="left" w:pos="0"/>
      </w:tabs>
      <w:spacing w:before="60" w:after="60" w:line="276" w:lineRule="auto"/>
    </w:pPr>
    <w:rPr>
      <w:b/>
      <w:iCs/>
      <w:color w:val="auto"/>
      <w:sz w:val="22"/>
      <w:szCs w:val="16"/>
      <w:lang w:eastAsia="en-GB"/>
    </w:rPr>
  </w:style>
  <w:style w:type="paragraph" w:customStyle="1" w:styleId="TableBullet">
    <w:name w:val="Table_Bullet"/>
    <w:link w:val="TableBulletChar"/>
    <w:rsid w:val="002F72AA"/>
    <w:pPr>
      <w:numPr>
        <w:numId w:val="4"/>
      </w:numPr>
      <w:spacing w:before="60" w:after="60" w:line="240" w:lineRule="auto"/>
    </w:pPr>
    <w:rPr>
      <w:rFonts w:ascii="Arial Narrow" w:eastAsia="Times New Roman" w:hAnsi="Arial Narrow" w:cs="Times New Roman"/>
      <w:sz w:val="20"/>
      <w:szCs w:val="24"/>
    </w:rPr>
  </w:style>
  <w:style w:type="character" w:customStyle="1" w:styleId="TableBulletChar">
    <w:name w:val="Table_Bullet Char"/>
    <w:link w:val="TableBullet"/>
    <w:rsid w:val="002F72AA"/>
    <w:rPr>
      <w:rFonts w:ascii="Arial Narrow" w:eastAsia="Times New Roman" w:hAnsi="Arial Narrow" w:cs="Times New Roman"/>
      <w:sz w:val="20"/>
      <w:szCs w:val="24"/>
    </w:rPr>
  </w:style>
  <w:style w:type="paragraph" w:customStyle="1" w:styleId="BulletList0Begin">
    <w:name w:val="Bullet List 0 Begin"/>
    <w:basedOn w:val="Normal"/>
    <w:next w:val="Normal"/>
    <w:rsid w:val="002F72AA"/>
    <w:pPr>
      <w:numPr>
        <w:numId w:val="5"/>
      </w:numPr>
      <w:spacing w:before="60" w:after="0" w:line="240" w:lineRule="auto"/>
    </w:pPr>
    <w:rPr>
      <w:rFonts w:ascii="Arial" w:eastAsia="Times New Roman" w:hAnsi="Arial"/>
      <w:sz w:val="20"/>
      <w:szCs w:val="20"/>
    </w:rPr>
  </w:style>
  <w:style w:type="paragraph" w:customStyle="1" w:styleId="Image-Center">
    <w:name w:val="Image-Center"/>
    <w:next w:val="Caption"/>
    <w:rsid w:val="002F72AA"/>
    <w:pPr>
      <w:tabs>
        <w:tab w:val="left" w:pos="0"/>
      </w:tabs>
      <w:spacing w:before="120" w:after="120" w:line="240" w:lineRule="auto"/>
      <w:jc w:val="center"/>
    </w:pPr>
    <w:rPr>
      <w:rFonts w:ascii="Arial Narrow" w:eastAsia="Times New Roman" w:hAnsi="Arial Narrow" w:cs="Times New Roman"/>
      <w:szCs w:val="24"/>
    </w:rPr>
  </w:style>
  <w:style w:type="paragraph" w:styleId="Caption">
    <w:name w:val="caption"/>
    <w:basedOn w:val="Normal"/>
    <w:next w:val="Normal"/>
    <w:qFormat/>
    <w:rsid w:val="002F72AA"/>
    <w:pPr>
      <w:spacing w:line="240" w:lineRule="auto"/>
    </w:pPr>
    <w:rPr>
      <w:b/>
      <w:bCs/>
      <w:color w:val="4F81BD"/>
      <w:sz w:val="18"/>
      <w:szCs w:val="18"/>
    </w:rPr>
  </w:style>
  <w:style w:type="paragraph" w:customStyle="1" w:styleId="Note">
    <w:name w:val="Note"/>
    <w:next w:val="Normal"/>
    <w:autoRedefine/>
    <w:rsid w:val="002F72AA"/>
    <w:pPr>
      <w:numPr>
        <w:numId w:val="6"/>
      </w:numPr>
      <w:pBdr>
        <w:top w:val="single" w:sz="8" w:space="2" w:color="auto"/>
        <w:bottom w:val="single" w:sz="8" w:space="2" w:color="auto"/>
      </w:pBdr>
      <w:tabs>
        <w:tab w:val="clear" w:pos="2376"/>
        <w:tab w:val="num" w:pos="1422"/>
      </w:tabs>
      <w:spacing w:before="120" w:after="120" w:line="240" w:lineRule="auto"/>
      <w:ind w:left="1404" w:hanging="720"/>
    </w:pPr>
    <w:rPr>
      <w:rFonts w:ascii="Arial" w:eastAsia="Times New Roman" w:hAnsi="Arial" w:cs="Arial"/>
      <w:sz w:val="18"/>
      <w:szCs w:val="20"/>
    </w:rPr>
  </w:style>
  <w:style w:type="paragraph" w:customStyle="1" w:styleId="AppIndentA1Double">
    <w:name w:val="App_Indent_A1_Double"/>
    <w:basedOn w:val="Normal"/>
    <w:rsid w:val="002F72AA"/>
    <w:pPr>
      <w:tabs>
        <w:tab w:val="left" w:pos="0"/>
      </w:tabs>
      <w:suppressAutoHyphens/>
      <w:autoSpaceDE w:val="0"/>
      <w:autoSpaceDN w:val="0"/>
      <w:adjustRightInd w:val="0"/>
      <w:spacing w:before="120" w:after="159"/>
      <w:ind w:left="567" w:right="283"/>
      <w:jc w:val="both"/>
      <w:textAlignment w:val="center"/>
    </w:pPr>
    <w:rPr>
      <w:rFonts w:ascii="Arial" w:eastAsia="Times New Roman" w:hAnsi="Arial" w:cs="HelveticaNeueLT Com 45 Lt"/>
      <w:iCs/>
      <w:color w:val="000000"/>
      <w:spacing w:val="5"/>
      <w:sz w:val="20"/>
      <w:szCs w:val="24"/>
    </w:rPr>
  </w:style>
  <w:style w:type="paragraph" w:customStyle="1" w:styleId="xl26">
    <w:name w:val="xl26"/>
    <w:basedOn w:val="Normal"/>
    <w:rsid w:val="002F72AA"/>
    <w:pPr>
      <w:pBdr>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Arial" w:eastAsia="Arial Unicode MS" w:hAnsi="Arial" w:cs="Arial"/>
      <w:sz w:val="20"/>
      <w:szCs w:val="24"/>
      <w:lang w:val="en-GB"/>
    </w:rPr>
  </w:style>
  <w:style w:type="paragraph" w:customStyle="1" w:styleId="HeadingTable">
    <w:name w:val="Heading Table"/>
    <w:basedOn w:val="Normal"/>
    <w:rsid w:val="002F72AA"/>
    <w:pPr>
      <w:spacing w:before="60" w:after="60" w:line="240" w:lineRule="auto"/>
      <w:jc w:val="center"/>
    </w:pPr>
    <w:rPr>
      <w:rFonts w:ascii="Arial Bold" w:eastAsia="Times New Roman" w:hAnsi="Arial Bold"/>
      <w:b/>
      <w:bCs/>
      <w:sz w:val="20"/>
      <w:lang w:val="en-GB"/>
    </w:rPr>
  </w:style>
  <w:style w:type="paragraph" w:customStyle="1" w:styleId="Heading1Numbered">
    <w:name w:val="Heading 1 Numbered"/>
    <w:basedOn w:val="Normal"/>
    <w:autoRedefine/>
    <w:rsid w:val="002F72AA"/>
    <w:pPr>
      <w:numPr>
        <w:numId w:val="7"/>
      </w:numPr>
      <w:spacing w:after="120" w:line="240" w:lineRule="auto"/>
      <w:jc w:val="both"/>
    </w:pPr>
    <w:rPr>
      <w:rFonts w:ascii="Arial Bold" w:eastAsia="Times New Roman" w:hAnsi="Arial Bold"/>
      <w:b/>
      <w:sz w:val="28"/>
      <w:szCs w:val="24"/>
    </w:rPr>
  </w:style>
  <w:style w:type="paragraph" w:customStyle="1" w:styleId="Heading2Numbered">
    <w:name w:val="Heading 2 Numbered"/>
    <w:basedOn w:val="Normal"/>
    <w:rsid w:val="002F72AA"/>
    <w:pPr>
      <w:numPr>
        <w:ilvl w:val="1"/>
        <w:numId w:val="7"/>
      </w:numPr>
      <w:spacing w:after="120" w:line="240" w:lineRule="auto"/>
      <w:jc w:val="both"/>
    </w:pPr>
    <w:rPr>
      <w:rFonts w:ascii="Arial Bold" w:eastAsia="Times New Roman" w:hAnsi="Arial Bold"/>
      <w:b/>
      <w:bCs/>
      <w:sz w:val="24"/>
      <w:szCs w:val="28"/>
    </w:rPr>
  </w:style>
  <w:style w:type="paragraph" w:customStyle="1" w:styleId="Heading3Numbered">
    <w:name w:val="Heading 3 Numbered"/>
    <w:basedOn w:val="Normal"/>
    <w:rsid w:val="002F72AA"/>
    <w:pPr>
      <w:numPr>
        <w:ilvl w:val="2"/>
        <w:numId w:val="7"/>
      </w:numPr>
      <w:spacing w:after="120" w:line="240" w:lineRule="auto"/>
      <w:jc w:val="both"/>
    </w:pPr>
    <w:rPr>
      <w:rFonts w:ascii="Arial Bold" w:eastAsia="Times New Roman" w:hAnsi="Arial Bold"/>
      <w:b/>
      <w:bCs/>
      <w:sz w:val="20"/>
      <w:lang w:val="en-GB"/>
    </w:rPr>
  </w:style>
  <w:style w:type="paragraph" w:customStyle="1" w:styleId="Heading4Numbered">
    <w:name w:val="Heading 4 Numbered"/>
    <w:basedOn w:val="Normal"/>
    <w:rsid w:val="002F72AA"/>
    <w:pPr>
      <w:numPr>
        <w:ilvl w:val="3"/>
        <w:numId w:val="7"/>
      </w:numPr>
      <w:spacing w:before="120" w:after="120" w:line="240" w:lineRule="auto"/>
      <w:jc w:val="both"/>
    </w:pPr>
    <w:rPr>
      <w:rFonts w:ascii="Arial Bold" w:eastAsia="Times New Roman" w:hAnsi="Arial Bold"/>
      <w:b/>
      <w:bCs/>
      <w:sz w:val="20"/>
      <w:lang w:val="en-GB"/>
    </w:rPr>
  </w:style>
  <w:style w:type="paragraph" w:styleId="ListBullet2">
    <w:name w:val="List Bullet 2"/>
    <w:basedOn w:val="Normal"/>
    <w:rsid w:val="002F72AA"/>
    <w:pPr>
      <w:numPr>
        <w:numId w:val="8"/>
      </w:numPr>
      <w:spacing w:after="140" w:line="260" w:lineRule="exact"/>
      <w:jc w:val="both"/>
    </w:pPr>
    <w:rPr>
      <w:rFonts w:ascii="Arial" w:eastAsia="Times New Roman" w:hAnsi="Arial"/>
      <w:sz w:val="18"/>
      <w:szCs w:val="18"/>
      <w:lang w:val="en-GB"/>
    </w:rPr>
  </w:style>
  <w:style w:type="character" w:customStyle="1" w:styleId="apple-converted-space">
    <w:name w:val="apple-converted-space"/>
    <w:basedOn w:val="DefaultParagraphFont"/>
    <w:rsid w:val="002F72AA"/>
  </w:style>
  <w:style w:type="paragraph" w:customStyle="1" w:styleId="Default">
    <w:name w:val="Default"/>
    <w:rsid w:val="002F72AA"/>
    <w:pPr>
      <w:autoSpaceDE w:val="0"/>
      <w:autoSpaceDN w:val="0"/>
      <w:adjustRightInd w:val="0"/>
      <w:spacing w:after="0" w:line="240" w:lineRule="auto"/>
    </w:pPr>
    <w:rPr>
      <w:rFonts w:ascii="Calibri" w:eastAsia="Calibri" w:hAnsi="Calibri" w:cs="Calibri"/>
      <w:color w:val="000000"/>
      <w:sz w:val="24"/>
      <w:szCs w:val="24"/>
    </w:rPr>
  </w:style>
  <w:style w:type="paragraph" w:customStyle="1" w:styleId="ColorfulList-Accent13">
    <w:name w:val="Colorful List - Accent 13"/>
    <w:basedOn w:val="Normal"/>
    <w:uiPriority w:val="34"/>
    <w:qFormat/>
    <w:rsid w:val="002F72AA"/>
    <w:pPr>
      <w:ind w:left="720"/>
      <w:contextualSpacing/>
    </w:pPr>
  </w:style>
  <w:style w:type="paragraph" w:styleId="ListParagraph">
    <w:name w:val="List Paragraph"/>
    <w:aliases w:val="Equipment,Figure_name,lp1,Use Case List Paragraph Char,List Paragraph1,List Paragraph Char Char,b1,Numbered Indented Text,Ref,Bullet 1,normal,*Body 1,b-heading 1/heading 2,heading1body-heading2body,b-heading,b14,BD,Fax Body,Bod,bo,b,列出段落"/>
    <w:basedOn w:val="Normal"/>
    <w:uiPriority w:val="34"/>
    <w:qFormat/>
    <w:rsid w:val="002F72AA"/>
    <w:pPr>
      <w:ind w:left="720"/>
      <w:contextualSpacing/>
    </w:pPr>
  </w:style>
  <w:style w:type="paragraph" w:customStyle="1" w:styleId="StyleVerdana9ptJustified2">
    <w:name w:val="Style Verdana 9 pt Justified2"/>
    <w:basedOn w:val="Normal"/>
    <w:rsid w:val="002F72AA"/>
    <w:pPr>
      <w:suppressAutoHyphens/>
      <w:spacing w:before="60" w:after="60" w:line="240" w:lineRule="auto"/>
      <w:jc w:val="both"/>
    </w:pPr>
    <w:rPr>
      <w:rFonts w:ascii="Verdana" w:eastAsia="Times New Roman" w:hAnsi="Verdana"/>
      <w:sz w:val="18"/>
      <w:szCs w:val="20"/>
      <w:lang w:eastAsia="ar-SA"/>
    </w:rPr>
  </w:style>
  <w:style w:type="character" w:styleId="CommentReference">
    <w:name w:val="annotation reference"/>
    <w:basedOn w:val="DefaultParagraphFont"/>
    <w:uiPriority w:val="99"/>
    <w:semiHidden/>
    <w:unhideWhenUsed/>
    <w:rsid w:val="002F72AA"/>
    <w:rPr>
      <w:sz w:val="16"/>
      <w:szCs w:val="16"/>
    </w:rPr>
  </w:style>
  <w:style w:type="paragraph" w:styleId="CommentText">
    <w:name w:val="annotation text"/>
    <w:basedOn w:val="Normal"/>
    <w:link w:val="CommentTextChar"/>
    <w:uiPriority w:val="99"/>
    <w:unhideWhenUsed/>
    <w:rsid w:val="002F72AA"/>
    <w:pPr>
      <w:spacing w:line="240" w:lineRule="auto"/>
    </w:pPr>
    <w:rPr>
      <w:sz w:val="20"/>
      <w:szCs w:val="20"/>
    </w:rPr>
  </w:style>
  <w:style w:type="character" w:customStyle="1" w:styleId="CommentTextChar">
    <w:name w:val="Comment Text Char"/>
    <w:basedOn w:val="DefaultParagraphFont"/>
    <w:link w:val="CommentText"/>
    <w:uiPriority w:val="99"/>
    <w:rsid w:val="002F72AA"/>
    <w:rPr>
      <w:rFonts w:ascii="Calibri" w:eastAsia="Calibri" w:hAnsi="Calibri" w:cs="Times New Roman"/>
      <w:sz w:val="20"/>
      <w:szCs w:val="20"/>
      <w:lang w:val="en-AU"/>
    </w:rPr>
  </w:style>
  <w:style w:type="paragraph" w:styleId="CommentSubject">
    <w:name w:val="annotation subject"/>
    <w:basedOn w:val="CommentText"/>
    <w:next w:val="CommentText"/>
    <w:link w:val="CommentSubjectChar"/>
    <w:uiPriority w:val="99"/>
    <w:semiHidden/>
    <w:unhideWhenUsed/>
    <w:rsid w:val="002F72AA"/>
    <w:rPr>
      <w:b/>
      <w:bCs/>
    </w:rPr>
  </w:style>
  <w:style w:type="character" w:customStyle="1" w:styleId="CommentSubjectChar">
    <w:name w:val="Comment Subject Char"/>
    <w:basedOn w:val="CommentTextChar"/>
    <w:link w:val="CommentSubject"/>
    <w:uiPriority w:val="99"/>
    <w:semiHidden/>
    <w:rsid w:val="002F72AA"/>
    <w:rPr>
      <w:rFonts w:ascii="Calibri" w:eastAsia="Calibri" w:hAnsi="Calibri" w:cs="Times New Roman"/>
      <w:b/>
      <w:bCs/>
      <w:sz w:val="20"/>
      <w:szCs w:val="20"/>
      <w:lang w:val="en-AU"/>
    </w:rPr>
  </w:style>
  <w:style w:type="paragraph" w:styleId="List2">
    <w:name w:val="List 2"/>
    <w:basedOn w:val="Normal"/>
    <w:uiPriority w:val="99"/>
    <w:semiHidden/>
    <w:rsid w:val="002F72AA"/>
    <w:pPr>
      <w:spacing w:after="140" w:line="280" w:lineRule="atLeast"/>
      <w:ind w:left="566" w:hanging="283"/>
    </w:pPr>
    <w:rPr>
      <w:rFonts w:ascii="Times New Roman" w:eastAsia="Times New Roman" w:hAnsi="Times New Roman" w:cs="Angsana New"/>
      <w:lang w:eastAsia="zh-CN" w:bidi="th-TH"/>
    </w:rPr>
  </w:style>
  <w:style w:type="paragraph" w:styleId="NoSpacing">
    <w:name w:val="No Spacing"/>
    <w:link w:val="NoSpacingChar"/>
    <w:uiPriority w:val="1"/>
    <w:qFormat/>
    <w:rsid w:val="002F72AA"/>
    <w:pPr>
      <w:spacing w:after="0" w:line="240" w:lineRule="auto"/>
    </w:pPr>
    <w:rPr>
      <w:rFonts w:ascii="Times New Roman" w:eastAsia="Times New Roman" w:hAnsi="Times New Roman" w:cs="Angsana New"/>
      <w:szCs w:val="28"/>
      <w:lang w:val="en-AU" w:eastAsia="zh-CN" w:bidi="th-TH"/>
    </w:rPr>
  </w:style>
  <w:style w:type="character" w:customStyle="1" w:styleId="NoSpacingChar">
    <w:name w:val="No Spacing Char"/>
    <w:link w:val="NoSpacing"/>
    <w:uiPriority w:val="1"/>
    <w:rsid w:val="007773F6"/>
    <w:rPr>
      <w:rFonts w:ascii="Times New Roman" w:eastAsia="Times New Roman" w:hAnsi="Times New Roman" w:cs="Angsana New"/>
      <w:szCs w:val="28"/>
      <w:lang w:val="en-AU" w:eastAsia="zh-CN" w:bidi="th-TH"/>
    </w:rPr>
  </w:style>
  <w:style w:type="paragraph" w:customStyle="1" w:styleId="ScheduleL4">
    <w:name w:val="Schedule L4"/>
    <w:basedOn w:val="Normal"/>
    <w:rsid w:val="002F72AA"/>
    <w:pPr>
      <w:spacing w:after="140" w:line="280" w:lineRule="atLeast"/>
      <w:ind w:left="1361" w:hanging="681"/>
      <w:outlineLvl w:val="3"/>
    </w:pPr>
    <w:rPr>
      <w:rFonts w:ascii="Times New Roman" w:eastAsia="Times New Roman" w:hAnsi="Times New Roman" w:cs="Angsana New"/>
      <w:lang w:eastAsia="zh-CN" w:bidi="th-TH"/>
    </w:rPr>
  </w:style>
  <w:style w:type="paragraph" w:customStyle="1" w:styleId="WarrantyL1">
    <w:name w:val="WarrantyL1"/>
    <w:basedOn w:val="Normal"/>
    <w:next w:val="Normal"/>
    <w:rsid w:val="002F72AA"/>
    <w:pPr>
      <w:keepNext/>
      <w:numPr>
        <w:numId w:val="9"/>
      </w:numPr>
      <w:spacing w:before="280" w:after="140" w:line="280" w:lineRule="atLeast"/>
      <w:outlineLvl w:val="0"/>
    </w:pPr>
    <w:rPr>
      <w:rFonts w:ascii="Arial" w:eastAsia="Times New Roman" w:hAnsi="Arial" w:cs="Angsana New"/>
      <w:spacing w:val="-10"/>
      <w:w w:val="95"/>
      <w:sz w:val="32"/>
      <w:szCs w:val="32"/>
      <w:lang w:eastAsia="zh-CN" w:bidi="th-TH"/>
    </w:rPr>
  </w:style>
  <w:style w:type="paragraph" w:customStyle="1" w:styleId="WarrantyL2">
    <w:name w:val="WarrantyL2"/>
    <w:basedOn w:val="Normal"/>
    <w:rsid w:val="002F72AA"/>
    <w:pPr>
      <w:numPr>
        <w:ilvl w:val="1"/>
        <w:numId w:val="9"/>
      </w:numPr>
      <w:tabs>
        <w:tab w:val="clear" w:pos="680"/>
      </w:tabs>
      <w:spacing w:after="140" w:line="280" w:lineRule="atLeast"/>
      <w:outlineLvl w:val="1"/>
    </w:pPr>
    <w:rPr>
      <w:rFonts w:ascii="Times New Roman" w:eastAsia="Times New Roman" w:hAnsi="Times New Roman" w:cs="Angsana New"/>
      <w:lang w:eastAsia="zh-CN" w:bidi="th-TH"/>
    </w:rPr>
  </w:style>
  <w:style w:type="paragraph" w:customStyle="1" w:styleId="WarrantyL3">
    <w:name w:val="WarrantyL3"/>
    <w:basedOn w:val="Normal"/>
    <w:rsid w:val="002F72AA"/>
    <w:pPr>
      <w:numPr>
        <w:ilvl w:val="2"/>
        <w:numId w:val="9"/>
      </w:numPr>
      <w:tabs>
        <w:tab w:val="clear" w:pos="1361"/>
      </w:tabs>
      <w:spacing w:after="140" w:line="280" w:lineRule="atLeast"/>
      <w:outlineLvl w:val="2"/>
    </w:pPr>
    <w:rPr>
      <w:rFonts w:ascii="Times New Roman" w:eastAsia="Times New Roman" w:hAnsi="Times New Roman" w:cs="Angsana New"/>
      <w:lang w:eastAsia="zh-CN" w:bidi="th-TH"/>
    </w:rPr>
  </w:style>
  <w:style w:type="paragraph" w:customStyle="1" w:styleId="WarrantyL4">
    <w:name w:val="WarrantyL4"/>
    <w:basedOn w:val="Normal"/>
    <w:rsid w:val="002F72AA"/>
    <w:pPr>
      <w:numPr>
        <w:ilvl w:val="3"/>
        <w:numId w:val="9"/>
      </w:numPr>
      <w:tabs>
        <w:tab w:val="clear" w:pos="2041"/>
      </w:tabs>
      <w:spacing w:after="140" w:line="280" w:lineRule="atLeast"/>
      <w:outlineLvl w:val="3"/>
    </w:pPr>
    <w:rPr>
      <w:rFonts w:ascii="Times New Roman" w:eastAsia="Times New Roman" w:hAnsi="Times New Roman" w:cs="Angsana New"/>
      <w:lang w:eastAsia="zh-CN" w:bidi="th-TH"/>
    </w:rPr>
  </w:style>
  <w:style w:type="paragraph" w:customStyle="1" w:styleId="WarrantyL5">
    <w:name w:val="WarrantyL5"/>
    <w:basedOn w:val="Normal"/>
    <w:rsid w:val="002F72AA"/>
    <w:pPr>
      <w:numPr>
        <w:ilvl w:val="4"/>
        <w:numId w:val="9"/>
      </w:numPr>
      <w:tabs>
        <w:tab w:val="clear" w:pos="2722"/>
      </w:tabs>
      <w:spacing w:after="140" w:line="280" w:lineRule="atLeast"/>
      <w:outlineLvl w:val="4"/>
    </w:pPr>
    <w:rPr>
      <w:rFonts w:ascii="Times New Roman" w:eastAsia="Times New Roman" w:hAnsi="Times New Roman" w:cs="Angsana New"/>
      <w:lang w:eastAsia="zh-CN" w:bidi="th-TH"/>
    </w:rPr>
  </w:style>
  <w:style w:type="paragraph" w:styleId="Revision">
    <w:name w:val="Revision"/>
    <w:hidden/>
    <w:uiPriority w:val="99"/>
    <w:rsid w:val="002F72AA"/>
    <w:pPr>
      <w:spacing w:after="0" w:line="240" w:lineRule="auto"/>
    </w:pPr>
    <w:rPr>
      <w:rFonts w:ascii="Calibri" w:eastAsia="Calibri" w:hAnsi="Calibri" w:cs="Times New Roman"/>
      <w:lang w:val="en-AU"/>
    </w:rPr>
  </w:style>
  <w:style w:type="paragraph" w:styleId="DocumentMap">
    <w:name w:val="Document Map"/>
    <w:basedOn w:val="Normal"/>
    <w:link w:val="DocumentMapChar"/>
    <w:uiPriority w:val="99"/>
    <w:semiHidden/>
    <w:unhideWhenUsed/>
    <w:rsid w:val="002F72AA"/>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2F72AA"/>
    <w:rPr>
      <w:rFonts w:ascii="Lucida Grande" w:eastAsia="Calibri" w:hAnsi="Lucida Grande" w:cs="Lucida Grande"/>
      <w:sz w:val="24"/>
      <w:szCs w:val="24"/>
      <w:lang w:val="en-AU"/>
    </w:rPr>
  </w:style>
  <w:style w:type="paragraph" w:styleId="IntenseQuote">
    <w:name w:val="Intense Quote"/>
    <w:basedOn w:val="Normal"/>
    <w:next w:val="Normal"/>
    <w:link w:val="IntenseQuoteChar"/>
    <w:uiPriority w:val="60"/>
    <w:qFormat/>
    <w:rsid w:val="002F72A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60"/>
    <w:rsid w:val="002F72AA"/>
    <w:rPr>
      <w:rFonts w:ascii="Calibri" w:eastAsia="Calibri" w:hAnsi="Calibri" w:cs="Times New Roman"/>
      <w:i/>
      <w:iCs/>
      <w:color w:val="4F81BD" w:themeColor="accent1"/>
      <w:lang w:val="en-AU"/>
    </w:rPr>
  </w:style>
  <w:style w:type="paragraph" w:customStyle="1" w:styleId="CignitiNormalText">
    <w:name w:val="Cigniti Normal Text"/>
    <w:basedOn w:val="Normal"/>
    <w:link w:val="CignitiNormalTextChar"/>
    <w:qFormat/>
    <w:rsid w:val="002F72AA"/>
    <w:pPr>
      <w:jc w:val="both"/>
    </w:pPr>
    <w:rPr>
      <w:rFonts w:asciiTheme="minorHAnsi" w:eastAsiaTheme="minorHAnsi" w:hAnsiTheme="minorHAnsi" w:cstheme="minorBidi"/>
      <w:lang w:val="en-GB"/>
    </w:rPr>
  </w:style>
  <w:style w:type="character" w:customStyle="1" w:styleId="CignitiNormalTextChar">
    <w:name w:val="Cigniti Normal Text Char"/>
    <w:link w:val="CignitiNormalText"/>
    <w:rsid w:val="002F72AA"/>
    <w:rPr>
      <w:lang w:val="en-GB"/>
    </w:rPr>
  </w:style>
  <w:style w:type="paragraph" w:styleId="ListBullet">
    <w:name w:val="List Bullet"/>
    <w:basedOn w:val="Normal"/>
    <w:semiHidden/>
    <w:unhideWhenUsed/>
    <w:rsid w:val="002F72AA"/>
    <w:pPr>
      <w:numPr>
        <w:numId w:val="10"/>
      </w:numPr>
      <w:contextualSpacing/>
    </w:pPr>
  </w:style>
  <w:style w:type="paragraph" w:styleId="ListNumber5">
    <w:name w:val="List Number 5"/>
    <w:basedOn w:val="Normal"/>
    <w:rsid w:val="002F72AA"/>
    <w:pPr>
      <w:numPr>
        <w:numId w:val="11"/>
      </w:numPr>
      <w:spacing w:before="240" w:after="120" w:line="240" w:lineRule="auto"/>
      <w:contextualSpacing/>
    </w:pPr>
    <w:rPr>
      <w:rFonts w:ascii="Arial" w:eastAsia="Cambria" w:hAnsi="Arial" w:cs="Arial"/>
      <w:noProof/>
      <w:color w:val="414141"/>
      <w:sz w:val="20"/>
      <w:lang w:val="en-US"/>
    </w:rPr>
  </w:style>
  <w:style w:type="paragraph" w:styleId="NormalIndent">
    <w:name w:val="Normal Indent"/>
    <w:basedOn w:val="Normal"/>
    <w:unhideWhenUsed/>
    <w:rsid w:val="002F72AA"/>
    <w:pPr>
      <w:spacing w:before="240" w:after="120" w:line="240" w:lineRule="auto"/>
      <w:ind w:left="720"/>
    </w:pPr>
    <w:rPr>
      <w:rFonts w:ascii="Arial" w:hAnsi="Arial"/>
      <w:color w:val="414141"/>
      <w:sz w:val="20"/>
      <w:lang w:val="en-US"/>
    </w:rPr>
  </w:style>
  <w:style w:type="paragraph" w:customStyle="1" w:styleId="Textblock">
    <w:name w:val="Textblock"/>
    <w:basedOn w:val="Normal"/>
    <w:link w:val="TextblockZchn"/>
    <w:qFormat/>
    <w:rsid w:val="002F72AA"/>
    <w:pPr>
      <w:spacing w:before="120" w:after="0" w:line="280" w:lineRule="exact"/>
      <w:jc w:val="both"/>
    </w:pPr>
    <w:rPr>
      <w:rFonts w:ascii="Arial" w:eastAsia="SimSun" w:hAnsi="Arial" w:cstheme="minorBidi"/>
      <w:color w:val="000000" w:themeColor="text1"/>
      <w:sz w:val="20"/>
      <w:szCs w:val="16"/>
      <w:lang w:val="de-DE" w:eastAsia="de-DE"/>
    </w:rPr>
  </w:style>
  <w:style w:type="character" w:customStyle="1" w:styleId="TextblockZchn">
    <w:name w:val="Textblock Zchn"/>
    <w:basedOn w:val="DefaultParagraphFont"/>
    <w:link w:val="Textblock"/>
    <w:rsid w:val="002F72AA"/>
    <w:rPr>
      <w:rFonts w:ascii="Arial" w:eastAsia="SimSun" w:hAnsi="Arial"/>
      <w:color w:val="000000" w:themeColor="text1"/>
      <w:sz w:val="20"/>
      <w:szCs w:val="16"/>
      <w:lang w:val="de-DE" w:eastAsia="de-DE"/>
    </w:rPr>
  </w:style>
  <w:style w:type="paragraph" w:styleId="TOCHeading0">
    <w:name w:val="TOC Heading"/>
    <w:basedOn w:val="Heading1"/>
    <w:next w:val="Normal"/>
    <w:uiPriority w:val="39"/>
    <w:unhideWhenUsed/>
    <w:qFormat/>
    <w:rsid w:val="002F72AA"/>
    <w:pPr>
      <w:spacing w:line="259" w:lineRule="auto"/>
      <w:outlineLvl w:val="9"/>
    </w:pPr>
    <w:rPr>
      <w:rFonts w:asciiTheme="majorHAnsi" w:eastAsiaTheme="majorEastAsia" w:hAnsiTheme="majorHAnsi" w:cstheme="majorBidi"/>
      <w:b w:val="0"/>
      <w:bCs/>
      <w:color w:val="365F91" w:themeColor="accent1" w:themeShade="BF"/>
    </w:rPr>
  </w:style>
  <w:style w:type="paragraph" w:styleId="TOC1">
    <w:name w:val="toc 1"/>
    <w:basedOn w:val="Normal"/>
    <w:next w:val="Normal"/>
    <w:autoRedefine/>
    <w:uiPriority w:val="39"/>
    <w:unhideWhenUsed/>
    <w:qFormat/>
    <w:rsid w:val="002F72AA"/>
    <w:pPr>
      <w:spacing w:after="100"/>
    </w:pPr>
  </w:style>
  <w:style w:type="table" w:customStyle="1" w:styleId="TableGrid1">
    <w:name w:val="Table Grid1"/>
    <w:basedOn w:val="TableNormal"/>
    <w:next w:val="TableGrid"/>
    <w:uiPriority w:val="59"/>
    <w:rsid w:val="002F72AA"/>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F72AA"/>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2F72AA"/>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2F72AA"/>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qFormat/>
    <w:rsid w:val="002F72AA"/>
    <w:pPr>
      <w:spacing w:after="100"/>
      <w:ind w:left="440"/>
    </w:pPr>
  </w:style>
  <w:style w:type="table" w:customStyle="1" w:styleId="TableGrid5">
    <w:name w:val="Table Grid5"/>
    <w:basedOn w:val="TableNormal"/>
    <w:next w:val="TableGrid"/>
    <w:uiPriority w:val="39"/>
    <w:rsid w:val="002F72AA"/>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0F789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7894"/>
    <w:rPr>
      <w:rFonts w:ascii="Calibri" w:eastAsia="Calibri" w:hAnsi="Calibri" w:cs="Times New Roman"/>
      <w:sz w:val="20"/>
      <w:szCs w:val="20"/>
      <w:lang w:val="en-AU"/>
    </w:rPr>
  </w:style>
  <w:style w:type="character" w:styleId="EndnoteReference">
    <w:name w:val="endnote reference"/>
    <w:basedOn w:val="DefaultParagraphFont"/>
    <w:uiPriority w:val="99"/>
    <w:semiHidden/>
    <w:unhideWhenUsed/>
    <w:rsid w:val="000F7894"/>
    <w:rPr>
      <w:vertAlign w:val="superscript"/>
    </w:rPr>
  </w:style>
  <w:style w:type="paragraph" w:customStyle="1" w:styleId="TableParagraph">
    <w:name w:val="Table Paragraph"/>
    <w:basedOn w:val="Normal"/>
    <w:uiPriority w:val="1"/>
    <w:qFormat/>
    <w:rsid w:val="00074C57"/>
    <w:pPr>
      <w:widowControl w:val="0"/>
      <w:autoSpaceDE w:val="0"/>
      <w:autoSpaceDN w:val="0"/>
      <w:spacing w:after="0" w:line="240" w:lineRule="auto"/>
    </w:pPr>
    <w:rPr>
      <w:rFonts w:cs="Calibri"/>
      <w:lang w:val="en-US" w:bidi="en-US"/>
    </w:rPr>
  </w:style>
  <w:style w:type="paragraph" w:styleId="TOC2">
    <w:name w:val="toc 2"/>
    <w:basedOn w:val="Normal"/>
    <w:uiPriority w:val="39"/>
    <w:qFormat/>
    <w:rsid w:val="00C32D1B"/>
    <w:pPr>
      <w:widowControl w:val="0"/>
      <w:autoSpaceDE w:val="0"/>
      <w:autoSpaceDN w:val="0"/>
      <w:spacing w:before="101" w:after="0" w:line="240" w:lineRule="auto"/>
      <w:ind w:left="1140" w:hanging="720"/>
    </w:pPr>
    <w:rPr>
      <w:rFonts w:cs="Calibri"/>
      <w:sz w:val="24"/>
      <w:szCs w:val="24"/>
      <w:lang w:val="en-US" w:bidi="en-US"/>
    </w:rPr>
  </w:style>
  <w:style w:type="paragraph" w:customStyle="1" w:styleId="Bullet1Single">
    <w:name w:val="*Bullet #1 Single"/>
    <w:basedOn w:val="Normal"/>
    <w:uiPriority w:val="99"/>
    <w:qFormat/>
    <w:rsid w:val="007773F6"/>
    <w:pPr>
      <w:numPr>
        <w:numId w:val="12"/>
      </w:numPr>
      <w:tabs>
        <w:tab w:val="clear" w:pos="0"/>
        <w:tab w:val="left" w:pos="360"/>
      </w:tabs>
      <w:spacing w:after="0" w:line="240" w:lineRule="auto"/>
      <w:ind w:left="360" w:hanging="360"/>
    </w:pPr>
    <w:rPr>
      <w:rFonts w:ascii="Arial" w:eastAsia="Times New Roman" w:hAnsi="Arial"/>
      <w:color w:val="000000"/>
      <w:szCs w:val="20"/>
      <w:lang w:val="en-US"/>
    </w:rPr>
  </w:style>
  <w:style w:type="paragraph" w:customStyle="1" w:styleId="TableText10Double">
    <w:name w:val="*Table Text 10 Double"/>
    <w:basedOn w:val="Normal"/>
    <w:link w:val="TableText10DoubleChar"/>
    <w:rsid w:val="007773F6"/>
    <w:pPr>
      <w:spacing w:after="60" w:line="240" w:lineRule="auto"/>
    </w:pPr>
    <w:rPr>
      <w:rFonts w:ascii="Arial" w:eastAsia="Times New Roman" w:hAnsi="Arial"/>
      <w:color w:val="000000"/>
      <w:sz w:val="20"/>
      <w:szCs w:val="20"/>
      <w:lang w:val="en-US"/>
    </w:rPr>
  </w:style>
  <w:style w:type="character" w:customStyle="1" w:styleId="TableText10DoubleChar">
    <w:name w:val="*Table Text 10 Double Char"/>
    <w:link w:val="TableText10Double"/>
    <w:locked/>
    <w:rsid w:val="007773F6"/>
    <w:rPr>
      <w:rFonts w:ascii="Arial" w:eastAsia="Times New Roman" w:hAnsi="Arial" w:cs="Times New Roman"/>
      <w:color w:val="000000"/>
      <w:sz w:val="20"/>
      <w:szCs w:val="20"/>
    </w:rPr>
  </w:style>
  <w:style w:type="paragraph" w:customStyle="1" w:styleId="Body1">
    <w:name w:val="Body 1"/>
    <w:qFormat/>
    <w:rsid w:val="007773F6"/>
    <w:pPr>
      <w:spacing w:before="100" w:after="100" w:line="280" w:lineRule="exact"/>
    </w:pPr>
    <w:rPr>
      <w:rFonts w:ascii="Verdana" w:eastAsia="Times New Roman" w:hAnsi="Verdana" w:cs="Times New Roman"/>
      <w:sz w:val="18"/>
      <w:szCs w:val="20"/>
    </w:rPr>
  </w:style>
  <w:style w:type="paragraph" w:customStyle="1" w:styleId="BodyText0">
    <w:name w:val="*Body Text"/>
    <w:link w:val="BodyTextChar0"/>
    <w:qFormat/>
    <w:rsid w:val="007773F6"/>
    <w:pPr>
      <w:spacing w:after="120" w:line="240" w:lineRule="auto"/>
    </w:pPr>
    <w:rPr>
      <w:rFonts w:ascii="Arial" w:eastAsia="Times New Roman" w:hAnsi="Arial" w:cs="Times New Roman"/>
      <w:color w:val="000000"/>
      <w:szCs w:val="20"/>
    </w:rPr>
  </w:style>
  <w:style w:type="character" w:customStyle="1" w:styleId="BodyTextChar0">
    <w:name w:val="*Body Text Char"/>
    <w:basedOn w:val="DefaultParagraphFont"/>
    <w:link w:val="BodyText0"/>
    <w:rsid w:val="007773F6"/>
    <w:rPr>
      <w:rFonts w:ascii="Arial" w:eastAsia="Times New Roman" w:hAnsi="Arial" w:cs="Times New Roman"/>
      <w:color w:val="000000"/>
      <w:szCs w:val="20"/>
    </w:rPr>
  </w:style>
  <w:style w:type="paragraph" w:customStyle="1" w:styleId="PSDHeaderProjectName">
    <w:name w:val="~PSD Header Project Name"/>
    <w:basedOn w:val="Normal"/>
    <w:rsid w:val="007773F6"/>
    <w:pPr>
      <w:tabs>
        <w:tab w:val="center" w:pos="4320"/>
        <w:tab w:val="right" w:pos="8640"/>
      </w:tabs>
      <w:spacing w:before="120" w:after="0" w:line="240" w:lineRule="exact"/>
    </w:pPr>
    <w:rPr>
      <w:rFonts w:ascii="Times New Roman" w:eastAsiaTheme="minorHAnsi" w:hAnsi="Times New Roman"/>
      <w:smallCaps/>
      <w:noProof/>
      <w:spacing w:val="40"/>
      <w:position w:val="16"/>
      <w:sz w:val="18"/>
      <w:szCs w:val="18"/>
      <w:lang w:val="en-US"/>
    </w:rPr>
  </w:style>
  <w:style w:type="paragraph" w:customStyle="1" w:styleId="PSDHeaderDocumentType">
    <w:name w:val="~PSD Header Document Type"/>
    <w:basedOn w:val="Normal"/>
    <w:rsid w:val="007773F6"/>
    <w:pPr>
      <w:tabs>
        <w:tab w:val="center" w:pos="4320"/>
        <w:tab w:val="right" w:pos="8640"/>
      </w:tabs>
      <w:spacing w:before="120" w:after="0" w:line="240" w:lineRule="exact"/>
      <w:jc w:val="right"/>
    </w:pPr>
    <w:rPr>
      <w:rFonts w:ascii="Times New Roman" w:eastAsiaTheme="minorHAnsi" w:hAnsi="Times New Roman"/>
      <w:smallCaps/>
      <w:noProof/>
      <w:spacing w:val="40"/>
      <w:position w:val="16"/>
      <w:sz w:val="18"/>
      <w:szCs w:val="18"/>
      <w:lang w:val="en-US"/>
    </w:rPr>
  </w:style>
  <w:style w:type="paragraph" w:customStyle="1" w:styleId="PSDPageNumber">
    <w:name w:val="~PSD Page Number"/>
    <w:basedOn w:val="Normal"/>
    <w:rsid w:val="007773F6"/>
    <w:pPr>
      <w:spacing w:after="0" w:line="320" w:lineRule="exact"/>
      <w:jc w:val="right"/>
    </w:pPr>
    <w:rPr>
      <w:rFonts w:ascii="Arial" w:eastAsiaTheme="minorHAnsi" w:hAnsi="Arial"/>
      <w:sz w:val="18"/>
      <w:szCs w:val="18"/>
      <w:lang w:val="en-US"/>
    </w:rPr>
  </w:style>
  <w:style w:type="table" w:styleId="GridTable4-Accent5">
    <w:name w:val="Grid Table 4 Accent 5"/>
    <w:basedOn w:val="TableNormal"/>
    <w:uiPriority w:val="49"/>
    <w:rsid w:val="00D0404A"/>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
    <w:name w:val="Grid Table 4 Accent 1"/>
    <w:basedOn w:val="TableNormal"/>
    <w:uiPriority w:val="49"/>
    <w:rsid w:val="00770CB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odyTextIndent">
    <w:name w:val="Body Text Indent"/>
    <w:basedOn w:val="Normal"/>
    <w:link w:val="BodyTextIndentChar"/>
    <w:uiPriority w:val="99"/>
    <w:semiHidden/>
    <w:unhideWhenUsed/>
    <w:rsid w:val="002C13FD"/>
    <w:pPr>
      <w:spacing w:after="120"/>
      <w:ind w:left="283"/>
    </w:pPr>
  </w:style>
  <w:style w:type="character" w:customStyle="1" w:styleId="BodyTextIndentChar">
    <w:name w:val="Body Text Indent Char"/>
    <w:basedOn w:val="DefaultParagraphFont"/>
    <w:link w:val="BodyTextIndent"/>
    <w:uiPriority w:val="99"/>
    <w:semiHidden/>
    <w:rsid w:val="002C13FD"/>
    <w:rPr>
      <w:rFonts w:ascii="Calibri" w:eastAsia="Calibri" w:hAnsi="Calibri" w:cs="Times New Roman"/>
      <w:lang w:val="en-AU"/>
    </w:rPr>
  </w:style>
  <w:style w:type="paragraph" w:customStyle="1" w:styleId="TBSSReplyMode">
    <w:name w:val="+TBSS Reply Mode"/>
    <w:rsid w:val="002C13FD"/>
    <w:pPr>
      <w:spacing w:before="240" w:after="0" w:line="240" w:lineRule="auto"/>
      <w:ind w:left="378"/>
      <w:jc w:val="both"/>
    </w:pPr>
    <w:rPr>
      <w:rFonts w:ascii="Arial" w:eastAsia="Times New Roman" w:hAnsi="Arial" w:cs="Arial"/>
      <w:sz w:val="20"/>
      <w:szCs w:val="20"/>
      <w:lang w:val="en-GB"/>
    </w:rPr>
  </w:style>
  <w:style w:type="character" w:customStyle="1" w:styleId="BoldBlue">
    <w:name w:val="+BoldBlue"/>
    <w:basedOn w:val="DefaultParagraphFont"/>
    <w:rsid w:val="002C13FD"/>
    <w:rPr>
      <w:b/>
      <w:color w:val="0069BE"/>
    </w:rPr>
  </w:style>
  <w:style w:type="paragraph" w:customStyle="1" w:styleId="TBSSLReplyMode">
    <w:name w:val="+TBSSL Reply Mode"/>
    <w:rsid w:val="002C13FD"/>
    <w:pPr>
      <w:spacing w:before="240" w:after="0" w:line="240" w:lineRule="auto"/>
      <w:ind w:left="378"/>
      <w:jc w:val="both"/>
    </w:pPr>
    <w:rPr>
      <w:rFonts w:ascii="Arial" w:eastAsia="Times New Roman" w:hAnsi="Arial" w:cs="Arial"/>
      <w:sz w:val="20"/>
      <w:szCs w:val="20"/>
      <w:lang w:val="en-GB"/>
    </w:rPr>
  </w:style>
  <w:style w:type="paragraph" w:customStyle="1" w:styleId="TBSSLTableBodyBase">
    <w:name w:val="+TBSSL Table Body Base"/>
    <w:rsid w:val="002C13FD"/>
    <w:pPr>
      <w:spacing w:after="0"/>
    </w:pPr>
    <w:rPr>
      <w:rFonts w:ascii="Arial" w:eastAsia="Times New Roman" w:hAnsi="Arial" w:cs="Arial"/>
      <w:sz w:val="18"/>
      <w:szCs w:val="18"/>
      <w:lang w:val="en-GB"/>
    </w:rPr>
  </w:style>
  <w:style w:type="paragraph" w:customStyle="1" w:styleId="TBSSTableBodyBase">
    <w:name w:val="+TBSS Table Body Base"/>
    <w:rsid w:val="002C13FD"/>
    <w:pPr>
      <w:spacing w:after="0"/>
    </w:pPr>
    <w:rPr>
      <w:rFonts w:ascii="Arial" w:eastAsia="Times New Roman" w:hAnsi="Arial" w:cs="Arial"/>
      <w:sz w:val="18"/>
      <w:szCs w:val="18"/>
      <w:lang w:val="en-GB"/>
    </w:rPr>
  </w:style>
  <w:style w:type="paragraph" w:customStyle="1" w:styleId="TBSSHdg1">
    <w:name w:val="+TBSS Hdg 1"/>
    <w:basedOn w:val="Heading2"/>
    <w:next w:val="TBSSReplyMode"/>
    <w:rsid w:val="00F94E42"/>
    <w:pPr>
      <w:keepLines w:val="0"/>
      <w:spacing w:before="240" w:after="120" w:line="240" w:lineRule="auto"/>
    </w:pPr>
    <w:rPr>
      <w:rFonts w:ascii="Arial Bold" w:hAnsi="Arial Bold"/>
      <w:bCs w:val="0"/>
      <w:iCs/>
      <w:color w:val="0069BE"/>
      <w:kern w:val="32"/>
      <w:sz w:val="28"/>
      <w:szCs w:val="28"/>
      <w:lang w:val="en-GB"/>
    </w:rPr>
  </w:style>
  <w:style w:type="table" w:styleId="LightList">
    <w:name w:val="Light List"/>
    <w:basedOn w:val="TableNormal"/>
    <w:uiPriority w:val="61"/>
    <w:rsid w:val="00F94E42"/>
    <w:pPr>
      <w:spacing w:after="0" w:line="240" w:lineRule="auto"/>
    </w:pPr>
    <w:rPr>
      <w:rFonts w:ascii="Calibri" w:eastAsia="Calibri" w:hAnsi="Calibri" w:cs="Times New Roman"/>
      <w:sz w:val="20"/>
      <w:szCs w:val="20"/>
      <w:lang w:val="en-IN" w:eastAsia="en-I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Table4-Accent1">
    <w:name w:val="List Table 4 Accent 1"/>
    <w:basedOn w:val="TableNormal"/>
    <w:uiPriority w:val="49"/>
    <w:rsid w:val="00525B6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ull1">
    <w:name w:val="bull1"/>
    <w:basedOn w:val="Normal"/>
    <w:link w:val="bull1Char"/>
    <w:rsid w:val="00B46126"/>
    <w:pPr>
      <w:tabs>
        <w:tab w:val="num" w:pos="720"/>
      </w:tabs>
      <w:spacing w:after="60" w:line="288" w:lineRule="auto"/>
      <w:ind w:left="720" w:hanging="360"/>
      <w:jc w:val="both"/>
    </w:pPr>
    <w:rPr>
      <w:rFonts w:ascii="Arial" w:eastAsia="Times New Roman" w:hAnsi="Arial"/>
      <w:spacing w:val="2"/>
      <w:sz w:val="20"/>
      <w:szCs w:val="24"/>
      <w:lang w:val="en-US"/>
    </w:rPr>
  </w:style>
  <w:style w:type="character" w:customStyle="1" w:styleId="bull1Char">
    <w:name w:val="bull1 Char"/>
    <w:basedOn w:val="DefaultParagraphFont"/>
    <w:link w:val="bull1"/>
    <w:rsid w:val="00B46126"/>
    <w:rPr>
      <w:rFonts w:ascii="Arial" w:eastAsia="Times New Roman" w:hAnsi="Arial" w:cs="Times New Roman"/>
      <w:spacing w:val="2"/>
      <w:sz w:val="20"/>
      <w:szCs w:val="24"/>
    </w:rPr>
  </w:style>
  <w:style w:type="paragraph" w:customStyle="1" w:styleId="40address">
    <w:name w:val="40 address"/>
    <w:basedOn w:val="Normal"/>
    <w:rsid w:val="00B46126"/>
    <w:pPr>
      <w:numPr>
        <w:numId w:val="13"/>
      </w:numPr>
      <w:tabs>
        <w:tab w:val="clear" w:pos="360"/>
      </w:tabs>
      <w:spacing w:after="100" w:line="288" w:lineRule="auto"/>
      <w:ind w:left="0" w:firstLine="0"/>
      <w:jc w:val="both"/>
    </w:pPr>
    <w:rPr>
      <w:rFonts w:ascii="Arial" w:eastAsia="Times New Roman" w:hAnsi="Arial"/>
      <w:spacing w:val="2"/>
      <w:sz w:val="20"/>
      <w:szCs w:val="24"/>
      <w:lang w:val="en-US"/>
    </w:rPr>
  </w:style>
  <w:style w:type="character" w:styleId="Strong">
    <w:name w:val="Strong"/>
    <w:basedOn w:val="DefaultParagraphFont"/>
    <w:uiPriority w:val="22"/>
    <w:qFormat/>
    <w:rsid w:val="00311475"/>
    <w:rPr>
      <w:b/>
      <w:bCs/>
    </w:rPr>
  </w:style>
  <w:style w:type="table" w:styleId="GridTable5Dark-Accent2">
    <w:name w:val="Grid Table 5 Dark Accent 2"/>
    <w:basedOn w:val="TableNormal"/>
    <w:uiPriority w:val="50"/>
    <w:rsid w:val="00C43F2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1">
    <w:name w:val="Grid Table 5 Dark Accent 1"/>
    <w:basedOn w:val="TableNormal"/>
    <w:uiPriority w:val="50"/>
    <w:rsid w:val="00C43F2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2-Accent5">
    <w:name w:val="Grid Table 2 Accent 5"/>
    <w:basedOn w:val="TableNormal"/>
    <w:uiPriority w:val="47"/>
    <w:rsid w:val="004D09B8"/>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4A155F"/>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xxxmsonormal">
    <w:name w:val="x_xxmsonormal"/>
    <w:basedOn w:val="Normal"/>
    <w:rsid w:val="00BE3451"/>
    <w:pPr>
      <w:spacing w:after="0" w:line="240" w:lineRule="auto"/>
    </w:pPr>
    <w:rPr>
      <w:rFonts w:eastAsiaTheme="minorHAnsi" w:cs="Calibri"/>
      <w:lang w:val="en-IN" w:eastAsia="en-IN"/>
    </w:rPr>
  </w:style>
  <w:style w:type="character" w:styleId="Emphasis">
    <w:name w:val="Emphasis"/>
    <w:basedOn w:val="DefaultParagraphFont"/>
    <w:uiPriority w:val="20"/>
    <w:qFormat/>
    <w:rsid w:val="0081151C"/>
    <w:rPr>
      <w:i/>
      <w:iCs/>
    </w:rPr>
  </w:style>
  <w:style w:type="character" w:customStyle="1" w:styleId="Heading1Char7">
    <w:name w:val="Heading 1 Char7"/>
    <w:aliases w:val="h1 Char Char7,h1 Char16,Section Heading Char7,H1 Char7,hoofdstuk 1 Char7,l1 Char7,Head 1 (Chapter heading) Char7,Head 1 Char7,Head 11 Char7,Head 12 Char7,Head 111 Char7,Head 13 Char7,Head 112 Char7,Head 14 Char7,Head 113 Char6"/>
    <w:basedOn w:val="DefaultParagraphFont"/>
    <w:locked/>
    <w:rsid w:val="00932D89"/>
    <w:rPr>
      <w:rFonts w:ascii="Cambria" w:eastAsia="SimSun" w:hAnsi="Cambria" w:cs="Times New Roman"/>
      <w:b/>
      <w:bCs/>
      <w:kern w:val="32"/>
      <w:sz w:val="32"/>
      <w:szCs w:val="32"/>
      <w:lang w:eastAsia="en-US"/>
    </w:rPr>
  </w:style>
  <w:style w:type="character" w:customStyle="1" w:styleId="Heading1Char6">
    <w:name w:val="Heading 1 Char6"/>
    <w:aliases w:val="h1 Char Char6,h1 Char15,Section Heading Char6,H1 Char6,hoofdstuk 1 Char6,l1 Char6,Head 1 (Chapter heading) Char6,Head 1 Char6,Head 11 Char6,Head 12 Char6,Head 111 Char6,Head 13 Char6,Head 112 Char6,Head 14 Char6,Head 113 Char5"/>
    <w:basedOn w:val="DefaultParagraphFont"/>
    <w:locked/>
    <w:rsid w:val="00932D89"/>
    <w:rPr>
      <w:rFonts w:ascii="Cambria" w:eastAsia="SimSun" w:hAnsi="Cambria" w:cs="Times New Roman"/>
      <w:b/>
      <w:bCs/>
      <w:kern w:val="32"/>
      <w:sz w:val="32"/>
      <w:szCs w:val="32"/>
      <w:lang w:eastAsia="en-US"/>
    </w:rPr>
  </w:style>
  <w:style w:type="character" w:customStyle="1" w:styleId="Heading1Char5">
    <w:name w:val="Heading 1 Char5"/>
    <w:aliases w:val="h1 Char Char5,h1 Char14,Section Heading Char5,H1 Char5,hoofdstuk 1 Char5,l1 Char5,Head 1 (Chapter heading) Char5,Head 1 Char5,Head 11 Char5,Head 12 Char5,Head 111 Char5,Head 13 Char5,Head 112 Char5,Head 14 Char5,Head 113 Char4"/>
    <w:basedOn w:val="DefaultParagraphFont"/>
    <w:locked/>
    <w:rsid w:val="00932D89"/>
    <w:rPr>
      <w:rFonts w:ascii="Cambria" w:eastAsia="SimSun" w:hAnsi="Cambria" w:cs="Times New Roman"/>
      <w:b/>
      <w:bCs/>
      <w:kern w:val="32"/>
      <w:sz w:val="32"/>
      <w:szCs w:val="32"/>
      <w:lang w:eastAsia="en-US"/>
    </w:rPr>
  </w:style>
  <w:style w:type="character" w:customStyle="1" w:styleId="Heading1Char4">
    <w:name w:val="Heading 1 Char4"/>
    <w:aliases w:val="h1 Char Char4,h1 Char13,Section Heading Char4,H1 Char4,hoofdstuk 1 Char4,l1 Char4,Head 1 (Chapter heading) Char4,Head 1 Char4,Head 11 Char4,Head 12 Char4,Head 111 Char4,Head 13 Char4,Head 112 Char4,Head 14 Char4,Head 113 Char3"/>
    <w:basedOn w:val="DefaultParagraphFont"/>
    <w:locked/>
    <w:rsid w:val="00932D89"/>
    <w:rPr>
      <w:rFonts w:ascii="Cambria" w:eastAsia="SimSun" w:hAnsi="Cambria" w:cs="Times New Roman"/>
      <w:b/>
      <w:bCs/>
      <w:kern w:val="32"/>
      <w:sz w:val="32"/>
      <w:szCs w:val="32"/>
      <w:lang w:eastAsia="en-US"/>
    </w:rPr>
  </w:style>
  <w:style w:type="character" w:customStyle="1" w:styleId="Heading1Char3">
    <w:name w:val="Heading 1 Char3"/>
    <w:aliases w:val="h1 Char Char3,h1 Char12,Section Heading Char3,H1 Char3,hoofdstuk 1 Char3,l1 Char3,Head 1 (Chapter heading) Char3,Head 1 Char3,Head 11 Char3,Head 12 Char3,Head 111 Char3,Head 13 Char3,Head 112 Char3,Head 14 Char3,Head 113 Char2"/>
    <w:basedOn w:val="DefaultParagraphFont"/>
    <w:locked/>
    <w:rsid w:val="00932D89"/>
    <w:rPr>
      <w:rFonts w:ascii="Cambria" w:eastAsia="SimSun" w:hAnsi="Cambria" w:cs="Times New Roman"/>
      <w:b/>
      <w:bCs/>
      <w:kern w:val="32"/>
      <w:sz w:val="32"/>
      <w:szCs w:val="32"/>
      <w:lang w:eastAsia="en-US"/>
    </w:rPr>
  </w:style>
  <w:style w:type="character" w:customStyle="1" w:styleId="Heading1Char2">
    <w:name w:val="Heading 1 Char2"/>
    <w:aliases w:val="h1 Char Char1,h1 Char2,Section Heading Char1,H1 Char1,hoofdstuk 1 Char1,l1 Char1,Head 1 (Chapter heading) Char1,Head 1 Char1,Head 11 Char1,Head 12 Char1,Head 111 Char1,Head 13 Char1,Head 112 Char1,Head 14 Char1,Head 113 Char1,Head1 Char"/>
    <w:basedOn w:val="DefaultParagraphFont"/>
    <w:locked/>
    <w:rsid w:val="00932D89"/>
    <w:rPr>
      <w:rFonts w:ascii="Arial" w:hAnsi="Arial" w:cs="Arial"/>
      <w:b/>
      <w:bCs/>
      <w:kern w:val="32"/>
      <w:sz w:val="32"/>
      <w:szCs w:val="32"/>
      <w:lang w:val="en-US" w:eastAsia="en-US" w:bidi="ar-SA"/>
    </w:rPr>
  </w:style>
  <w:style w:type="paragraph" w:customStyle="1" w:styleId="Table">
    <w:name w:val="Table"/>
    <w:basedOn w:val="Normal"/>
    <w:rsid w:val="00932D89"/>
    <w:pPr>
      <w:spacing w:before="40" w:after="40" w:line="240" w:lineRule="auto"/>
    </w:pPr>
    <w:rPr>
      <w:rFonts w:ascii="Futura Bk" w:eastAsia="Times New Roman" w:hAnsi="Futura Bk"/>
      <w:sz w:val="20"/>
      <w:szCs w:val="20"/>
      <w:lang w:val="en-US"/>
    </w:rPr>
  </w:style>
  <w:style w:type="character" w:customStyle="1" w:styleId="Heading1CharChar">
    <w:name w:val="Heading 1 Char Char"/>
    <w:aliases w:val="h1 Char Char2,h1 Char11,Section Heading Char2,H1 Char2,hoofdstuk 1 Char2,l1 Char2,Head 1 (Chapter heading) Char2,Head 1 Char2,Head 11 Char2,Head 12 Char2,Head 111 Char2,Head 13 Char2,Head 112 Char2,Head 14 Char2"/>
    <w:basedOn w:val="DefaultParagraphFont"/>
    <w:rsid w:val="00932D89"/>
    <w:rPr>
      <w:rFonts w:ascii="Futura Bk" w:hAnsi="Futura Bk" w:cs="Times New Roman"/>
      <w:b/>
      <w:kern w:val="28"/>
      <w:sz w:val="28"/>
      <w:lang w:val="en-US" w:eastAsia="en-US" w:bidi="ar-SA"/>
    </w:rPr>
  </w:style>
  <w:style w:type="paragraph" w:styleId="Date">
    <w:name w:val="Date"/>
    <w:basedOn w:val="Normal"/>
    <w:next w:val="Normal"/>
    <w:link w:val="DateChar"/>
    <w:rsid w:val="00932D89"/>
    <w:pPr>
      <w:spacing w:after="0" w:line="240" w:lineRule="auto"/>
    </w:pPr>
    <w:rPr>
      <w:rFonts w:ascii="Futura Bk" w:eastAsia="Times New Roman" w:hAnsi="Futura Bk"/>
      <w:sz w:val="20"/>
      <w:szCs w:val="20"/>
      <w:lang w:val="en-US"/>
    </w:rPr>
  </w:style>
  <w:style w:type="character" w:customStyle="1" w:styleId="DateChar">
    <w:name w:val="Date Char"/>
    <w:basedOn w:val="DefaultParagraphFont"/>
    <w:link w:val="Date"/>
    <w:rsid w:val="00932D89"/>
    <w:rPr>
      <w:rFonts w:ascii="Futura Bk" w:eastAsia="Times New Roman" w:hAnsi="Futura Bk" w:cs="Times New Roman"/>
      <w:sz w:val="20"/>
      <w:szCs w:val="20"/>
    </w:rPr>
  </w:style>
  <w:style w:type="paragraph" w:styleId="BodyTextIndent2">
    <w:name w:val="Body Text Indent 2"/>
    <w:basedOn w:val="Normal"/>
    <w:link w:val="BodyTextIndent2Char"/>
    <w:rsid w:val="00932D89"/>
    <w:pPr>
      <w:spacing w:after="120" w:line="480" w:lineRule="auto"/>
      <w:ind w:left="360"/>
    </w:pPr>
    <w:rPr>
      <w:rFonts w:ascii="Futura Bk" w:eastAsia="Times New Roman" w:hAnsi="Futura Bk"/>
      <w:sz w:val="20"/>
      <w:szCs w:val="20"/>
      <w:lang w:val="en-US"/>
    </w:rPr>
  </w:style>
  <w:style w:type="character" w:customStyle="1" w:styleId="BodyTextIndent2Char">
    <w:name w:val="Body Text Indent 2 Char"/>
    <w:basedOn w:val="DefaultParagraphFont"/>
    <w:link w:val="BodyTextIndent2"/>
    <w:rsid w:val="00932D89"/>
    <w:rPr>
      <w:rFonts w:ascii="Futura Bk" w:eastAsia="Times New Roman" w:hAnsi="Futura Bk" w:cs="Times New Roman"/>
      <w:sz w:val="20"/>
      <w:szCs w:val="20"/>
    </w:rPr>
  </w:style>
  <w:style w:type="paragraph" w:customStyle="1" w:styleId="HPBodyText">
    <w:name w:val="HP Body Text"/>
    <w:basedOn w:val="Normal"/>
    <w:rsid w:val="00932D89"/>
    <w:pPr>
      <w:spacing w:line="220" w:lineRule="atLeast"/>
      <w:ind w:left="2304"/>
    </w:pPr>
    <w:rPr>
      <w:rFonts w:ascii="Futura Bk" w:eastAsia="Times New Roman" w:hAnsi="Futura Bk"/>
      <w:szCs w:val="24"/>
      <w:lang w:val="en-US"/>
    </w:rPr>
  </w:style>
  <w:style w:type="paragraph" w:customStyle="1" w:styleId="TitlePageHeader">
    <w:name w:val="TitlePage_Header"/>
    <w:basedOn w:val="Normal"/>
    <w:rsid w:val="00932D89"/>
    <w:pPr>
      <w:spacing w:before="240" w:after="240" w:line="240" w:lineRule="auto"/>
      <w:ind w:left="3240"/>
    </w:pPr>
    <w:rPr>
      <w:rFonts w:ascii="Futura Bk" w:eastAsia="Times New Roman" w:hAnsi="Futura Bk"/>
      <w:b/>
      <w:sz w:val="32"/>
      <w:szCs w:val="20"/>
      <w:lang w:val="en-US"/>
    </w:rPr>
  </w:style>
  <w:style w:type="paragraph" w:customStyle="1" w:styleId="TitlePageTopBorder">
    <w:name w:val="TitlePage_TopBorder"/>
    <w:basedOn w:val="Normal"/>
    <w:next w:val="Normal"/>
    <w:rsid w:val="00932D89"/>
    <w:pPr>
      <w:pBdr>
        <w:top w:val="single" w:sz="18" w:space="1" w:color="auto"/>
      </w:pBdr>
      <w:spacing w:before="240" w:after="240" w:line="240" w:lineRule="auto"/>
      <w:ind w:left="3240"/>
    </w:pPr>
    <w:rPr>
      <w:rFonts w:ascii="Futura Bk" w:eastAsia="Times New Roman" w:hAnsi="Futura Bk"/>
      <w:b/>
      <w:sz w:val="32"/>
      <w:szCs w:val="20"/>
      <w:lang w:val="en-US"/>
    </w:rPr>
  </w:style>
  <w:style w:type="paragraph" w:customStyle="1" w:styleId="TableSmall">
    <w:name w:val="Table_Small"/>
    <w:basedOn w:val="Table"/>
    <w:rsid w:val="00932D89"/>
    <w:rPr>
      <w:sz w:val="16"/>
    </w:rPr>
  </w:style>
  <w:style w:type="character" w:customStyle="1" w:styleId="CharacterUserEntry">
    <w:name w:val="Character UserEntry"/>
    <w:basedOn w:val="DefaultParagraphFont"/>
    <w:rsid w:val="00932D89"/>
    <w:rPr>
      <w:rFonts w:cs="Times New Roman"/>
      <w:color w:val="FF0000"/>
    </w:rPr>
  </w:style>
  <w:style w:type="paragraph" w:customStyle="1" w:styleId="HPInternal">
    <w:name w:val="HP_Internal"/>
    <w:basedOn w:val="Normal"/>
    <w:next w:val="Normal"/>
    <w:rsid w:val="00932D89"/>
    <w:pPr>
      <w:spacing w:after="0" w:line="240" w:lineRule="auto"/>
    </w:pPr>
    <w:rPr>
      <w:rFonts w:ascii="Futura Bk" w:eastAsia="Times New Roman" w:hAnsi="Futura Bk"/>
      <w:i/>
      <w:sz w:val="18"/>
      <w:szCs w:val="20"/>
      <w:lang w:val="en-US"/>
    </w:rPr>
  </w:style>
  <w:style w:type="paragraph" w:customStyle="1" w:styleId="TableSmHeading">
    <w:name w:val="Table_Sm_Heading"/>
    <w:basedOn w:val="Normal"/>
    <w:rsid w:val="00932D89"/>
    <w:pPr>
      <w:keepNext/>
      <w:keepLines/>
      <w:spacing w:before="60" w:after="40" w:line="240" w:lineRule="auto"/>
    </w:pPr>
    <w:rPr>
      <w:rFonts w:ascii="Futura Bk" w:eastAsia="Times New Roman" w:hAnsi="Futura Bk"/>
      <w:b/>
      <w:sz w:val="16"/>
      <w:szCs w:val="20"/>
      <w:lang w:val="en-US"/>
    </w:rPr>
  </w:style>
  <w:style w:type="paragraph" w:customStyle="1" w:styleId="HPTableTitle">
    <w:name w:val="HP_Table_Title"/>
    <w:basedOn w:val="Normal"/>
    <w:next w:val="Normal"/>
    <w:rsid w:val="00932D89"/>
    <w:pPr>
      <w:keepNext/>
      <w:keepLines/>
      <w:spacing w:before="240" w:after="60" w:line="240" w:lineRule="auto"/>
    </w:pPr>
    <w:rPr>
      <w:rFonts w:ascii="Futura Bk" w:eastAsia="Times New Roman" w:hAnsi="Futura Bk"/>
      <w:b/>
      <w:sz w:val="18"/>
      <w:szCs w:val="20"/>
      <w:lang w:val="en-US"/>
    </w:rPr>
  </w:style>
  <w:style w:type="paragraph" w:customStyle="1" w:styleId="TableSmHeadingRight">
    <w:name w:val="Table_Sm_Heading_Right"/>
    <w:basedOn w:val="TableSmHeading"/>
    <w:rsid w:val="00932D89"/>
    <w:pPr>
      <w:jc w:val="right"/>
    </w:pPr>
  </w:style>
  <w:style w:type="paragraph" w:customStyle="1" w:styleId="TableMedium">
    <w:name w:val="Table_Medium"/>
    <w:basedOn w:val="Table"/>
    <w:rsid w:val="00932D89"/>
    <w:rPr>
      <w:sz w:val="18"/>
    </w:rPr>
  </w:style>
  <w:style w:type="paragraph" w:customStyle="1" w:styleId="TableHeadingRight">
    <w:name w:val="Table_Heading_Right"/>
    <w:basedOn w:val="Normal"/>
    <w:next w:val="Table"/>
    <w:rsid w:val="00932D89"/>
    <w:pPr>
      <w:keepNext/>
      <w:keepLines/>
      <w:spacing w:before="40" w:after="40" w:line="240" w:lineRule="auto"/>
      <w:jc w:val="right"/>
    </w:pPr>
    <w:rPr>
      <w:rFonts w:ascii="Futura Bk" w:eastAsia="Times New Roman" w:hAnsi="Futura Bk"/>
      <w:b/>
      <w:sz w:val="20"/>
      <w:szCs w:val="20"/>
      <w:lang w:val="en-US"/>
    </w:rPr>
  </w:style>
  <w:style w:type="paragraph" w:customStyle="1" w:styleId="TitlePageHeaderOOV">
    <w:name w:val="TitlePage_Header_OOV"/>
    <w:basedOn w:val="Normal"/>
    <w:rsid w:val="00932D89"/>
    <w:pPr>
      <w:spacing w:after="0" w:line="240" w:lineRule="auto"/>
      <w:ind w:left="4060"/>
    </w:pPr>
    <w:rPr>
      <w:rFonts w:ascii="Arial" w:eastAsia="Times New Roman" w:hAnsi="Arial"/>
      <w:sz w:val="44"/>
      <w:szCs w:val="20"/>
      <w:lang w:val="en-US"/>
    </w:rPr>
  </w:style>
  <w:style w:type="paragraph" w:customStyle="1" w:styleId="NormalUserEntry">
    <w:name w:val="Normal_UserEntry"/>
    <w:basedOn w:val="Normal"/>
    <w:rsid w:val="00932D89"/>
    <w:pPr>
      <w:spacing w:after="0" w:line="240" w:lineRule="auto"/>
    </w:pPr>
    <w:rPr>
      <w:rFonts w:ascii="Arial" w:eastAsia="Times New Roman" w:hAnsi="Arial"/>
      <w:color w:val="FF0000"/>
      <w:sz w:val="20"/>
      <w:szCs w:val="20"/>
      <w:lang w:val="en-US"/>
    </w:rPr>
  </w:style>
  <w:style w:type="paragraph" w:customStyle="1" w:styleId="Bulletwithtext1">
    <w:name w:val="Bullet with text 1"/>
    <w:basedOn w:val="Normal"/>
    <w:rsid w:val="00932D89"/>
    <w:pPr>
      <w:tabs>
        <w:tab w:val="num" w:pos="720"/>
      </w:tabs>
      <w:spacing w:after="0" w:line="240" w:lineRule="auto"/>
      <w:ind w:left="720" w:hanging="360"/>
    </w:pPr>
    <w:rPr>
      <w:rFonts w:ascii="Arial" w:eastAsia="Times New Roman" w:hAnsi="Arial"/>
      <w:sz w:val="20"/>
      <w:szCs w:val="20"/>
      <w:lang w:val="en-US"/>
    </w:rPr>
  </w:style>
  <w:style w:type="paragraph" w:customStyle="1" w:styleId="Bulletwithtext2">
    <w:name w:val="Bullet with text 2"/>
    <w:basedOn w:val="Normal"/>
    <w:rsid w:val="00932D89"/>
    <w:pPr>
      <w:tabs>
        <w:tab w:val="num" w:pos="360"/>
      </w:tabs>
      <w:spacing w:after="0" w:line="240" w:lineRule="auto"/>
      <w:ind w:left="360" w:hanging="360"/>
    </w:pPr>
    <w:rPr>
      <w:rFonts w:ascii="Arial" w:eastAsia="Times New Roman" w:hAnsi="Arial"/>
      <w:sz w:val="20"/>
      <w:szCs w:val="20"/>
      <w:lang w:val="en-US"/>
    </w:rPr>
  </w:style>
  <w:style w:type="paragraph" w:customStyle="1" w:styleId="Header1">
    <w:name w:val="Header 1"/>
    <w:basedOn w:val="Normal"/>
    <w:next w:val="Normal"/>
    <w:link w:val="Header1Char"/>
    <w:rsid w:val="00932D89"/>
    <w:pPr>
      <w:keepLines/>
      <w:spacing w:before="80" w:after="80" w:line="240" w:lineRule="auto"/>
      <w:jc w:val="center"/>
    </w:pPr>
    <w:rPr>
      <w:rFonts w:ascii="Arial" w:eastAsia="Times New Roman" w:hAnsi="Arial"/>
      <w:sz w:val="20"/>
      <w:szCs w:val="20"/>
      <w:lang w:val="en-US"/>
    </w:rPr>
  </w:style>
  <w:style w:type="character" w:customStyle="1" w:styleId="Header1Char">
    <w:name w:val="Header 1 Char"/>
    <w:basedOn w:val="DefaultParagraphFont"/>
    <w:link w:val="Header1"/>
    <w:locked/>
    <w:rsid w:val="00932D89"/>
    <w:rPr>
      <w:rFonts w:ascii="Arial" w:eastAsia="Times New Roman" w:hAnsi="Arial" w:cs="Times New Roman"/>
      <w:sz w:val="20"/>
      <w:szCs w:val="20"/>
    </w:rPr>
  </w:style>
  <w:style w:type="paragraph" w:customStyle="1" w:styleId="Header2">
    <w:name w:val="Header 2"/>
    <w:basedOn w:val="Header1"/>
    <w:next w:val="Normal"/>
    <w:rsid w:val="00932D89"/>
    <w:pPr>
      <w:numPr>
        <w:numId w:val="15"/>
      </w:numPr>
      <w:tabs>
        <w:tab w:val="clear" w:pos="1080"/>
      </w:tabs>
      <w:ind w:left="720" w:hanging="720"/>
      <w:jc w:val="right"/>
    </w:pPr>
  </w:style>
  <w:style w:type="paragraph" w:customStyle="1" w:styleId="Header3">
    <w:name w:val="Header 3"/>
    <w:basedOn w:val="Header1"/>
    <w:next w:val="Normal"/>
    <w:rsid w:val="00932D89"/>
    <w:pPr>
      <w:jc w:val="left"/>
    </w:pPr>
  </w:style>
  <w:style w:type="paragraph" w:customStyle="1" w:styleId="Bulletwithtext3">
    <w:name w:val="Bullet with text 3"/>
    <w:basedOn w:val="Normal"/>
    <w:rsid w:val="00932D89"/>
    <w:pPr>
      <w:tabs>
        <w:tab w:val="num" w:pos="1080"/>
      </w:tabs>
      <w:spacing w:after="0" w:line="240" w:lineRule="auto"/>
      <w:ind w:left="1080" w:hanging="360"/>
    </w:pPr>
    <w:rPr>
      <w:rFonts w:ascii="Arial" w:eastAsia="Times New Roman" w:hAnsi="Arial"/>
      <w:sz w:val="20"/>
      <w:szCs w:val="20"/>
      <w:lang w:val="en-US"/>
    </w:rPr>
  </w:style>
  <w:style w:type="paragraph" w:styleId="Title">
    <w:name w:val="Title"/>
    <w:basedOn w:val="Normal"/>
    <w:next w:val="Normal"/>
    <w:link w:val="TitleChar"/>
    <w:uiPriority w:val="1"/>
    <w:qFormat/>
    <w:rsid w:val="00932D89"/>
    <w:pPr>
      <w:keepNext/>
      <w:spacing w:before="240" w:after="60" w:line="240" w:lineRule="auto"/>
    </w:pPr>
    <w:rPr>
      <w:rFonts w:ascii="Arial" w:eastAsia="Times New Roman" w:hAnsi="Arial"/>
      <w:b/>
      <w:kern w:val="28"/>
      <w:sz w:val="24"/>
      <w:szCs w:val="20"/>
      <w:lang w:val="en-US"/>
    </w:rPr>
  </w:style>
  <w:style w:type="character" w:customStyle="1" w:styleId="TitleChar">
    <w:name w:val="Title Char"/>
    <w:basedOn w:val="DefaultParagraphFont"/>
    <w:link w:val="Title"/>
    <w:uiPriority w:val="10"/>
    <w:rsid w:val="00932D89"/>
    <w:rPr>
      <w:rFonts w:ascii="Arial" w:eastAsia="Times New Roman" w:hAnsi="Arial" w:cs="Times New Roman"/>
      <w:b/>
      <w:kern w:val="28"/>
      <w:sz w:val="24"/>
      <w:szCs w:val="20"/>
    </w:rPr>
  </w:style>
  <w:style w:type="paragraph" w:customStyle="1" w:styleId="Numberedlist1">
    <w:name w:val="Numbered list 1"/>
    <w:basedOn w:val="Normal"/>
    <w:next w:val="Normal"/>
    <w:rsid w:val="00932D89"/>
    <w:pPr>
      <w:tabs>
        <w:tab w:val="num" w:pos="1440"/>
      </w:tabs>
      <w:spacing w:after="0" w:line="240" w:lineRule="auto"/>
      <w:ind w:left="1440" w:hanging="720"/>
    </w:pPr>
    <w:rPr>
      <w:rFonts w:ascii="Arial" w:eastAsia="Times New Roman" w:hAnsi="Arial"/>
      <w:sz w:val="20"/>
      <w:szCs w:val="20"/>
      <w:lang w:val="en-US"/>
    </w:rPr>
  </w:style>
  <w:style w:type="paragraph" w:customStyle="1" w:styleId="Numberedlist31">
    <w:name w:val="Numbered list 3.1"/>
    <w:basedOn w:val="Heading1"/>
    <w:next w:val="Numberedlist1"/>
    <w:rsid w:val="00932D89"/>
    <w:pPr>
      <w:keepLines w:val="0"/>
      <w:tabs>
        <w:tab w:val="num" w:pos="720"/>
        <w:tab w:val="num" w:pos="1440"/>
      </w:tabs>
      <w:spacing w:before="240" w:after="60"/>
      <w:ind w:left="720"/>
    </w:pPr>
    <w:rPr>
      <w:rFonts w:eastAsia="Times New Roman" w:cs="Times New Roman"/>
      <w:kern w:val="28"/>
      <w:sz w:val="28"/>
      <w:szCs w:val="20"/>
    </w:rPr>
  </w:style>
  <w:style w:type="paragraph" w:customStyle="1" w:styleId="TitlePagebogus">
    <w:name w:val="TitlePage_bogus"/>
    <w:basedOn w:val="Normal"/>
    <w:rsid w:val="00932D89"/>
    <w:pPr>
      <w:numPr>
        <w:numId w:val="16"/>
      </w:numPr>
      <w:spacing w:after="0" w:line="240" w:lineRule="auto"/>
    </w:pPr>
    <w:rPr>
      <w:rFonts w:ascii="Arial" w:eastAsia="Times New Roman" w:hAnsi="Arial"/>
      <w:sz w:val="20"/>
      <w:szCs w:val="20"/>
      <w:lang w:val="en-US"/>
    </w:rPr>
  </w:style>
  <w:style w:type="paragraph" w:customStyle="1" w:styleId="TitlePageHeadernotused">
    <w:name w:val="TitlePage_Header_not_used"/>
    <w:basedOn w:val="Normal"/>
    <w:rsid w:val="00932D89"/>
    <w:pPr>
      <w:spacing w:after="0" w:line="240" w:lineRule="auto"/>
    </w:pPr>
    <w:rPr>
      <w:rFonts w:ascii="Arial" w:eastAsia="Times New Roman" w:hAnsi="Arial"/>
      <w:sz w:val="20"/>
      <w:szCs w:val="20"/>
      <w:lang w:val="en-US"/>
    </w:rPr>
  </w:style>
  <w:style w:type="paragraph" w:customStyle="1" w:styleId="Numberedlist32">
    <w:name w:val="Numbered list 3.2"/>
    <w:basedOn w:val="Heading1"/>
    <w:next w:val="Numberedlist1"/>
    <w:rsid w:val="00932D89"/>
    <w:pPr>
      <w:keepLines w:val="0"/>
      <w:tabs>
        <w:tab w:val="num" w:pos="1440"/>
      </w:tabs>
      <w:spacing w:before="240" w:after="60"/>
      <w:ind w:left="1440"/>
    </w:pPr>
    <w:rPr>
      <w:rFonts w:eastAsia="Times New Roman" w:cs="Times New Roman"/>
      <w:i/>
      <w:iCs/>
      <w:kern w:val="32"/>
      <w:szCs w:val="20"/>
    </w:rPr>
  </w:style>
  <w:style w:type="paragraph" w:customStyle="1" w:styleId="Bulletwithtext4">
    <w:name w:val="Bullet with text 4"/>
    <w:basedOn w:val="Normal"/>
    <w:rsid w:val="00932D89"/>
    <w:pPr>
      <w:tabs>
        <w:tab w:val="num" w:pos="720"/>
      </w:tabs>
      <w:spacing w:after="0" w:line="240" w:lineRule="auto"/>
      <w:ind w:left="720" w:hanging="360"/>
    </w:pPr>
    <w:rPr>
      <w:rFonts w:ascii="Arial" w:eastAsia="Times New Roman" w:hAnsi="Arial"/>
      <w:sz w:val="20"/>
      <w:szCs w:val="20"/>
      <w:lang w:val="en-US"/>
    </w:rPr>
  </w:style>
  <w:style w:type="paragraph" w:customStyle="1" w:styleId="Numberedlist33">
    <w:name w:val="Numbered list 3.3"/>
    <w:basedOn w:val="Heading3"/>
    <w:next w:val="Normal"/>
    <w:rsid w:val="00932D89"/>
    <w:pPr>
      <w:keepLines w:val="0"/>
      <w:tabs>
        <w:tab w:val="num" w:pos="2160"/>
      </w:tabs>
      <w:spacing w:before="240" w:after="60" w:line="240" w:lineRule="auto"/>
      <w:ind w:left="2160" w:hanging="360"/>
    </w:pPr>
    <w:rPr>
      <w:rFonts w:ascii="Arial" w:eastAsia="Times New Roman" w:hAnsi="Arial"/>
      <w:bCs w:val="0"/>
      <w:color w:val="auto"/>
      <w:szCs w:val="20"/>
      <w:lang w:val="en-US"/>
    </w:rPr>
  </w:style>
  <w:style w:type="paragraph" w:customStyle="1" w:styleId="TableHeading">
    <w:name w:val="Table_Heading"/>
    <w:basedOn w:val="Normal"/>
    <w:next w:val="Table"/>
    <w:rsid w:val="00932D89"/>
    <w:pPr>
      <w:keepNext/>
      <w:keepLines/>
      <w:spacing w:before="40" w:after="40" w:line="240" w:lineRule="auto"/>
    </w:pPr>
    <w:rPr>
      <w:rFonts w:ascii="Arial" w:eastAsia="Times New Roman" w:hAnsi="Arial"/>
      <w:b/>
      <w:sz w:val="20"/>
      <w:szCs w:val="20"/>
      <w:lang w:val="en-US"/>
    </w:rPr>
  </w:style>
  <w:style w:type="paragraph" w:customStyle="1" w:styleId="TableTitle">
    <w:name w:val="Table_Title"/>
    <w:basedOn w:val="Normal"/>
    <w:next w:val="Normal"/>
    <w:rsid w:val="00932D89"/>
    <w:pPr>
      <w:keepNext/>
      <w:keepLines/>
      <w:spacing w:before="240" w:after="60" w:line="240" w:lineRule="auto"/>
    </w:pPr>
    <w:rPr>
      <w:rFonts w:ascii="Arial" w:eastAsia="Times New Roman" w:hAnsi="Arial"/>
      <w:b/>
      <w:sz w:val="20"/>
      <w:szCs w:val="20"/>
      <w:lang w:val="en-US"/>
    </w:rPr>
  </w:style>
  <w:style w:type="paragraph" w:styleId="TOC4">
    <w:name w:val="toc 4"/>
    <w:basedOn w:val="Normal"/>
    <w:next w:val="Normal"/>
    <w:rsid w:val="00932D89"/>
    <w:pPr>
      <w:numPr>
        <w:numId w:val="14"/>
      </w:numPr>
      <w:tabs>
        <w:tab w:val="clear" w:pos="360"/>
        <w:tab w:val="left" w:pos="1021"/>
        <w:tab w:val="left" w:pos="1123"/>
        <w:tab w:val="left" w:pos="1225"/>
        <w:tab w:val="right" w:leader="dot" w:pos="9806"/>
      </w:tabs>
      <w:spacing w:before="60" w:after="60" w:line="240" w:lineRule="auto"/>
      <w:ind w:left="1020" w:hanging="680"/>
    </w:pPr>
    <w:rPr>
      <w:rFonts w:ascii="Arial" w:eastAsia="Times New Roman" w:hAnsi="Arial"/>
      <w:noProof/>
      <w:sz w:val="18"/>
      <w:szCs w:val="20"/>
      <w:lang w:val="en-US"/>
    </w:rPr>
  </w:style>
  <w:style w:type="paragraph" w:customStyle="1" w:styleId="TOCHeading">
    <w:name w:val="TOC_Heading"/>
    <w:basedOn w:val="Normal"/>
    <w:next w:val="Normal"/>
    <w:rsid w:val="00932D89"/>
    <w:pPr>
      <w:keepNext/>
      <w:numPr>
        <w:ilvl w:val="1"/>
        <w:numId w:val="14"/>
      </w:numPr>
      <w:spacing w:before="80" w:after="120" w:line="240" w:lineRule="auto"/>
    </w:pPr>
    <w:rPr>
      <w:rFonts w:ascii="Arial" w:eastAsia="Times New Roman" w:hAnsi="Arial"/>
      <w:b/>
      <w:sz w:val="24"/>
      <w:szCs w:val="20"/>
      <w:lang w:val="en-US"/>
    </w:rPr>
  </w:style>
  <w:style w:type="paragraph" w:customStyle="1" w:styleId="TableCenter">
    <w:name w:val="Table_Center"/>
    <w:basedOn w:val="Table"/>
    <w:rsid w:val="00932D89"/>
    <w:pPr>
      <w:numPr>
        <w:ilvl w:val="2"/>
        <w:numId w:val="14"/>
      </w:numPr>
      <w:jc w:val="center"/>
    </w:pPr>
    <w:rPr>
      <w:rFonts w:ascii="Arial" w:hAnsi="Arial"/>
    </w:rPr>
  </w:style>
  <w:style w:type="paragraph" w:customStyle="1" w:styleId="Numberedlist21">
    <w:name w:val="Numbered list 2.1"/>
    <w:basedOn w:val="Heading1"/>
    <w:next w:val="Numberedlist1"/>
    <w:rsid w:val="00932D89"/>
    <w:pPr>
      <w:keepLines w:val="0"/>
      <w:numPr>
        <w:ilvl w:val="3"/>
        <w:numId w:val="14"/>
      </w:numPr>
      <w:tabs>
        <w:tab w:val="left" w:pos="720"/>
      </w:tabs>
      <w:spacing w:before="240" w:after="60"/>
      <w:ind w:left="720"/>
    </w:pPr>
    <w:rPr>
      <w:rFonts w:ascii="Futura Bk" w:eastAsia="Times New Roman" w:hAnsi="Futura Bk" w:cs="Times New Roman"/>
      <w:kern w:val="28"/>
      <w:sz w:val="28"/>
      <w:szCs w:val="20"/>
    </w:rPr>
  </w:style>
  <w:style w:type="paragraph" w:customStyle="1" w:styleId="Numberedlist22">
    <w:name w:val="Numbered list 2.2"/>
    <w:basedOn w:val="Heading2"/>
    <w:next w:val="Normal"/>
    <w:rsid w:val="00932D89"/>
    <w:pPr>
      <w:keepLines w:val="0"/>
      <w:tabs>
        <w:tab w:val="left" w:pos="720"/>
        <w:tab w:val="num" w:pos="1440"/>
      </w:tabs>
      <w:spacing w:before="240" w:after="60" w:line="240" w:lineRule="auto"/>
      <w:ind w:left="720" w:hanging="720"/>
    </w:pPr>
    <w:rPr>
      <w:rFonts w:ascii="Arial" w:hAnsi="Arial"/>
      <w:b w:val="0"/>
      <w:bCs w:val="0"/>
      <w:i/>
      <w:color w:val="auto"/>
      <w:sz w:val="24"/>
      <w:szCs w:val="20"/>
      <w:lang w:val="en-US"/>
    </w:rPr>
  </w:style>
  <w:style w:type="paragraph" w:customStyle="1" w:styleId="Numberedlist23">
    <w:name w:val="Numbered list 2.3"/>
    <w:basedOn w:val="Heading3"/>
    <w:next w:val="Normal"/>
    <w:rsid w:val="00932D89"/>
    <w:pPr>
      <w:keepLines w:val="0"/>
      <w:tabs>
        <w:tab w:val="left" w:pos="1080"/>
        <w:tab w:val="left" w:pos="1440"/>
      </w:tabs>
      <w:spacing w:before="240" w:after="60" w:line="240" w:lineRule="auto"/>
      <w:ind w:left="1440" w:hanging="1080"/>
    </w:pPr>
    <w:rPr>
      <w:rFonts w:ascii="Arial" w:eastAsia="Times New Roman" w:hAnsi="Arial"/>
      <w:bCs w:val="0"/>
      <w:color w:val="auto"/>
      <w:szCs w:val="20"/>
      <w:lang w:val="en-US"/>
    </w:rPr>
  </w:style>
  <w:style w:type="paragraph" w:customStyle="1" w:styleId="Numberedlist24">
    <w:name w:val="Numbered list 2.4"/>
    <w:basedOn w:val="Heading4"/>
    <w:next w:val="Normal"/>
    <w:rsid w:val="00932D89"/>
    <w:pPr>
      <w:keepLines w:val="0"/>
      <w:tabs>
        <w:tab w:val="left" w:pos="1080"/>
        <w:tab w:val="left" w:pos="1440"/>
        <w:tab w:val="left" w:pos="1800"/>
      </w:tabs>
      <w:spacing w:before="240" w:after="60" w:line="240" w:lineRule="auto"/>
      <w:ind w:left="1080" w:hanging="1080"/>
    </w:pPr>
    <w:rPr>
      <w:rFonts w:ascii="Arial" w:eastAsia="Times New Roman" w:hAnsi="Arial"/>
      <w:bCs w:val="0"/>
      <w:i w:val="0"/>
      <w:iCs w:val="0"/>
      <w:color w:val="auto"/>
      <w:sz w:val="20"/>
      <w:szCs w:val="20"/>
      <w:lang w:val="en-US"/>
    </w:rPr>
  </w:style>
  <w:style w:type="paragraph" w:customStyle="1" w:styleId="TitleCenter">
    <w:name w:val="Title_Center"/>
    <w:basedOn w:val="Title"/>
    <w:rsid w:val="00932D89"/>
    <w:pPr>
      <w:jc w:val="center"/>
    </w:pPr>
  </w:style>
  <w:style w:type="paragraph" w:customStyle="1" w:styleId="TableHeadingCenter">
    <w:name w:val="Table_Heading_Center"/>
    <w:basedOn w:val="TableHeading"/>
    <w:rsid w:val="00932D89"/>
    <w:pPr>
      <w:jc w:val="center"/>
    </w:pPr>
  </w:style>
  <w:style w:type="paragraph" w:customStyle="1" w:styleId="TableSmHeadingbogus">
    <w:name w:val="Table_Sm_Heading_bogus"/>
    <w:basedOn w:val="TableSmHeading"/>
    <w:rsid w:val="00932D89"/>
    <w:pPr>
      <w:jc w:val="center"/>
    </w:pPr>
    <w:rPr>
      <w:rFonts w:ascii="Arial" w:hAnsi="Arial"/>
    </w:rPr>
  </w:style>
  <w:style w:type="paragraph" w:customStyle="1" w:styleId="Tablenotused">
    <w:name w:val="Table_not_used"/>
    <w:basedOn w:val="Table"/>
    <w:rsid w:val="00932D89"/>
    <w:pPr>
      <w:jc w:val="right"/>
    </w:pPr>
    <w:rPr>
      <w:rFonts w:ascii="Arial" w:hAnsi="Arial"/>
    </w:rPr>
  </w:style>
  <w:style w:type="paragraph" w:customStyle="1" w:styleId="TableSmallRight">
    <w:name w:val="Table_Small_Right"/>
    <w:basedOn w:val="TableSmall"/>
    <w:rsid w:val="00932D89"/>
    <w:pPr>
      <w:jc w:val="right"/>
    </w:pPr>
    <w:rPr>
      <w:rFonts w:ascii="Arial" w:hAnsi="Arial"/>
    </w:rPr>
  </w:style>
  <w:style w:type="paragraph" w:customStyle="1" w:styleId="TableSmallCenter">
    <w:name w:val="Table_Small_Center"/>
    <w:basedOn w:val="TableSmall"/>
    <w:rsid w:val="00932D89"/>
    <w:pPr>
      <w:jc w:val="center"/>
    </w:pPr>
    <w:rPr>
      <w:rFonts w:ascii="Arial" w:hAnsi="Arial"/>
    </w:rPr>
  </w:style>
  <w:style w:type="paragraph" w:styleId="Closing">
    <w:name w:val="Closing"/>
    <w:basedOn w:val="Normal"/>
    <w:link w:val="ClosingChar"/>
    <w:rsid w:val="00932D89"/>
    <w:pPr>
      <w:spacing w:after="0" w:line="240" w:lineRule="auto"/>
      <w:ind w:left="4320"/>
      <w:jc w:val="right"/>
    </w:pPr>
    <w:rPr>
      <w:rFonts w:ascii="Arial" w:eastAsia="Times New Roman" w:hAnsi="Arial"/>
      <w:sz w:val="20"/>
      <w:szCs w:val="20"/>
      <w:lang w:val="en-US"/>
    </w:rPr>
  </w:style>
  <w:style w:type="character" w:customStyle="1" w:styleId="ClosingChar">
    <w:name w:val="Closing Char"/>
    <w:basedOn w:val="DefaultParagraphFont"/>
    <w:link w:val="Closing"/>
    <w:rsid w:val="00932D89"/>
    <w:rPr>
      <w:rFonts w:ascii="Arial" w:eastAsia="Times New Roman" w:hAnsi="Arial" w:cs="Times New Roman"/>
      <w:sz w:val="20"/>
      <w:szCs w:val="20"/>
    </w:rPr>
  </w:style>
  <w:style w:type="paragraph" w:styleId="Subtitle">
    <w:name w:val="Subtitle"/>
    <w:basedOn w:val="Normal"/>
    <w:link w:val="SubtitleChar"/>
    <w:qFormat/>
    <w:rsid w:val="00932D89"/>
    <w:pPr>
      <w:spacing w:after="60" w:line="240" w:lineRule="auto"/>
      <w:jc w:val="center"/>
    </w:pPr>
    <w:rPr>
      <w:rFonts w:ascii="Arial" w:eastAsia="Times New Roman" w:hAnsi="Arial"/>
      <w:i/>
      <w:sz w:val="16"/>
      <w:szCs w:val="20"/>
      <w:lang w:val="en-US"/>
    </w:rPr>
  </w:style>
  <w:style w:type="character" w:customStyle="1" w:styleId="SubtitleChar">
    <w:name w:val="Subtitle Char"/>
    <w:basedOn w:val="DefaultParagraphFont"/>
    <w:link w:val="Subtitle"/>
    <w:rsid w:val="00932D89"/>
    <w:rPr>
      <w:rFonts w:ascii="Arial" w:eastAsia="Times New Roman" w:hAnsi="Arial" w:cs="Times New Roman"/>
      <w:i/>
      <w:sz w:val="16"/>
      <w:szCs w:val="20"/>
    </w:rPr>
  </w:style>
  <w:style w:type="paragraph" w:customStyle="1" w:styleId="Bulletwithtext5">
    <w:name w:val="Bullet with text 5"/>
    <w:basedOn w:val="Normal"/>
    <w:rsid w:val="00932D89"/>
    <w:pPr>
      <w:tabs>
        <w:tab w:val="num" w:pos="720"/>
      </w:tabs>
      <w:spacing w:after="0" w:line="240" w:lineRule="auto"/>
      <w:ind w:left="720" w:hanging="360"/>
    </w:pPr>
    <w:rPr>
      <w:rFonts w:ascii="Arial" w:eastAsia="Times New Roman" w:hAnsi="Arial"/>
      <w:sz w:val="20"/>
      <w:szCs w:val="20"/>
      <w:lang w:val="en-US"/>
    </w:rPr>
  </w:style>
  <w:style w:type="paragraph" w:customStyle="1" w:styleId="RMIndtasBullwtxt2">
    <w:name w:val="RM_Indt as Bull w txt 2"/>
    <w:basedOn w:val="Bulletwithtext2"/>
    <w:next w:val="Bulletwithtext2"/>
    <w:rsid w:val="00932D89"/>
    <w:pPr>
      <w:tabs>
        <w:tab w:val="clear" w:pos="360"/>
      </w:tabs>
      <w:ind w:left="720" w:firstLine="0"/>
    </w:pPr>
  </w:style>
  <w:style w:type="paragraph" w:customStyle="1" w:styleId="RMHeading1">
    <w:name w:val="RM_Heading 1"/>
    <w:basedOn w:val="Heading1"/>
    <w:next w:val="Normal"/>
    <w:rsid w:val="00932D89"/>
    <w:pPr>
      <w:keepLines w:val="0"/>
      <w:pageBreakBefore/>
      <w:tabs>
        <w:tab w:val="num" w:pos="1440"/>
      </w:tabs>
      <w:spacing w:before="240" w:after="60"/>
      <w:ind w:left="1440" w:hanging="720"/>
    </w:pPr>
    <w:rPr>
      <w:rFonts w:eastAsia="Times New Roman" w:cs="Times New Roman"/>
      <w:kern w:val="28"/>
      <w:szCs w:val="20"/>
    </w:rPr>
  </w:style>
  <w:style w:type="paragraph" w:customStyle="1" w:styleId="RMHeading2">
    <w:name w:val="RM_Heading 2"/>
    <w:basedOn w:val="Heading2"/>
    <w:next w:val="Normal"/>
    <w:rsid w:val="00932D89"/>
    <w:pPr>
      <w:keepLines w:val="0"/>
      <w:pageBreakBefore/>
      <w:tabs>
        <w:tab w:val="num" w:pos="1440"/>
      </w:tabs>
      <w:spacing w:before="240" w:after="60" w:line="240" w:lineRule="auto"/>
      <w:ind w:left="1440" w:hanging="720"/>
    </w:pPr>
    <w:rPr>
      <w:rFonts w:ascii="Arial" w:hAnsi="Arial"/>
      <w:b w:val="0"/>
      <w:bCs w:val="0"/>
      <w:i/>
      <w:color w:val="auto"/>
      <w:sz w:val="30"/>
      <w:szCs w:val="20"/>
      <w:lang w:val="en-US"/>
    </w:rPr>
  </w:style>
  <w:style w:type="paragraph" w:customStyle="1" w:styleId="RMHeading3">
    <w:name w:val="RM_Heading 3"/>
    <w:basedOn w:val="Heading3"/>
    <w:next w:val="Normal"/>
    <w:rsid w:val="00932D89"/>
    <w:pPr>
      <w:keepLines w:val="0"/>
      <w:pageBreakBefore/>
      <w:spacing w:before="240" w:after="60" w:line="240" w:lineRule="auto"/>
    </w:pPr>
    <w:rPr>
      <w:rFonts w:ascii="Arial" w:eastAsia="Times New Roman" w:hAnsi="Arial"/>
      <w:bCs w:val="0"/>
      <w:color w:val="auto"/>
      <w:sz w:val="28"/>
      <w:szCs w:val="20"/>
      <w:lang w:val="en-US"/>
    </w:rPr>
  </w:style>
  <w:style w:type="paragraph" w:customStyle="1" w:styleId="RMTableBullet">
    <w:name w:val="RM_Table_Bullet"/>
    <w:basedOn w:val="Bulletwithtext4"/>
    <w:next w:val="Normal"/>
    <w:rsid w:val="00932D89"/>
    <w:pPr>
      <w:tabs>
        <w:tab w:val="left" w:pos="567"/>
      </w:tabs>
      <w:ind w:left="568" w:hanging="284"/>
    </w:pPr>
  </w:style>
  <w:style w:type="paragraph" w:customStyle="1" w:styleId="TableRight">
    <w:name w:val="Table_Right"/>
    <w:basedOn w:val="Table"/>
    <w:rsid w:val="00932D89"/>
    <w:pPr>
      <w:jc w:val="right"/>
    </w:pPr>
    <w:rPr>
      <w:rFonts w:ascii="Arial" w:hAnsi="Arial"/>
    </w:rPr>
  </w:style>
  <w:style w:type="paragraph" w:customStyle="1" w:styleId="TableSmHeadingCenter">
    <w:name w:val="Table_Sm_Heading_Center"/>
    <w:basedOn w:val="TableSmHeading"/>
    <w:rsid w:val="00932D89"/>
    <w:pPr>
      <w:jc w:val="center"/>
    </w:pPr>
    <w:rPr>
      <w:rFonts w:ascii="Arial" w:hAnsi="Arial"/>
    </w:rPr>
  </w:style>
  <w:style w:type="character" w:styleId="FollowedHyperlink">
    <w:name w:val="FollowedHyperlink"/>
    <w:basedOn w:val="DefaultParagraphFont"/>
    <w:rsid w:val="00932D89"/>
    <w:rPr>
      <w:rFonts w:cs="Times New Roman"/>
      <w:color w:val="800080"/>
      <w:u w:val="single"/>
    </w:rPr>
  </w:style>
  <w:style w:type="paragraph" w:customStyle="1" w:styleId="Title-Major">
    <w:name w:val="Title-Major"/>
    <w:basedOn w:val="Title"/>
    <w:rsid w:val="00932D89"/>
    <w:pPr>
      <w:keepNext w:val="0"/>
      <w:keepLines/>
      <w:spacing w:before="0" w:after="120"/>
      <w:ind w:left="2520" w:right="720"/>
      <w:jc w:val="both"/>
    </w:pPr>
    <w:rPr>
      <w:rFonts w:ascii="Times New Roman" w:hAnsi="Times New Roman"/>
      <w:smallCaps/>
      <w:color w:val="000000"/>
      <w:spacing w:val="20"/>
      <w:kern w:val="0"/>
      <w:sz w:val="48"/>
    </w:rPr>
  </w:style>
  <w:style w:type="paragraph" w:customStyle="1" w:styleId="TitlePageDetail">
    <w:name w:val="TitlePage_Detail"/>
    <w:basedOn w:val="TitlePageHeaderOOV"/>
    <w:rsid w:val="00932D89"/>
    <w:pPr>
      <w:spacing w:line="360" w:lineRule="auto"/>
    </w:pPr>
    <w:rPr>
      <w:b/>
      <w:sz w:val="20"/>
    </w:rPr>
  </w:style>
  <w:style w:type="character" w:customStyle="1" w:styleId="Figure">
    <w:name w:val="Figure"/>
    <w:basedOn w:val="DefaultParagraphFont"/>
    <w:rsid w:val="00932D89"/>
    <w:rPr>
      <w:rFonts w:ascii="Futura Bk" w:hAnsi="Futura Bk" w:cs="Times New Roman"/>
      <w:sz w:val="22"/>
      <w:szCs w:val="22"/>
    </w:rPr>
  </w:style>
  <w:style w:type="character" w:customStyle="1" w:styleId="TableofFigure">
    <w:name w:val="Table of Figure"/>
    <w:basedOn w:val="DefaultParagraphFont"/>
    <w:rsid w:val="00932D89"/>
    <w:rPr>
      <w:rFonts w:ascii="Futura Bk" w:hAnsi="Futura Bk" w:cs="Times New Roman"/>
      <w:sz w:val="22"/>
      <w:szCs w:val="22"/>
    </w:rPr>
  </w:style>
  <w:style w:type="paragraph" w:customStyle="1" w:styleId="AbstractBold">
    <w:name w:val="Abstract Bold"/>
    <w:basedOn w:val="Normal"/>
    <w:rsid w:val="00932D89"/>
    <w:pPr>
      <w:autoSpaceDE w:val="0"/>
      <w:autoSpaceDN w:val="0"/>
      <w:spacing w:before="60" w:after="60" w:line="240" w:lineRule="auto"/>
    </w:pPr>
    <w:rPr>
      <w:rFonts w:ascii="Arial" w:eastAsia="Times New Roman" w:hAnsi="Arial" w:cs="Arial"/>
      <w:b/>
      <w:bCs/>
      <w:sz w:val="24"/>
      <w:szCs w:val="24"/>
      <w:lang w:val="en-US"/>
    </w:rPr>
  </w:style>
  <w:style w:type="paragraph" w:customStyle="1" w:styleId="NormalIndentBold">
    <w:name w:val="Normal Indent Bold"/>
    <w:basedOn w:val="Normal"/>
    <w:next w:val="Normal"/>
    <w:rsid w:val="00932D89"/>
    <w:pPr>
      <w:keepNext/>
      <w:keepLines/>
      <w:tabs>
        <w:tab w:val="left" w:pos="1920"/>
      </w:tabs>
      <w:spacing w:after="120" w:line="240" w:lineRule="auto"/>
      <w:ind w:left="800"/>
    </w:pPr>
    <w:rPr>
      <w:rFonts w:ascii="Arial" w:eastAsia="Times New Roman" w:hAnsi="Arial"/>
      <w:b/>
      <w:sz w:val="24"/>
      <w:szCs w:val="20"/>
      <w:lang w:val="en-US"/>
    </w:rPr>
  </w:style>
  <w:style w:type="paragraph" w:customStyle="1" w:styleId="TableText0">
    <w:name w:val="Table Text"/>
    <w:basedOn w:val="Normal"/>
    <w:rsid w:val="00932D89"/>
    <w:pPr>
      <w:keepNext/>
      <w:keepLines/>
      <w:spacing w:before="60" w:after="60" w:line="240" w:lineRule="auto"/>
      <w:ind w:left="60" w:right="60"/>
    </w:pPr>
    <w:rPr>
      <w:rFonts w:ascii="Arial" w:eastAsia="Times New Roman" w:hAnsi="Arial"/>
      <w:sz w:val="24"/>
      <w:szCs w:val="20"/>
      <w:lang w:val="en-US"/>
    </w:rPr>
  </w:style>
  <w:style w:type="paragraph" w:customStyle="1" w:styleId="Abstract">
    <w:name w:val="Abstract"/>
    <w:basedOn w:val="Normal"/>
    <w:rsid w:val="00932D89"/>
    <w:pPr>
      <w:spacing w:before="60" w:after="60" w:line="240" w:lineRule="auto"/>
    </w:pPr>
    <w:rPr>
      <w:rFonts w:ascii="Arial" w:eastAsia="Times New Roman" w:hAnsi="Arial"/>
      <w:sz w:val="24"/>
      <w:szCs w:val="20"/>
      <w:lang w:val="en-US"/>
    </w:rPr>
  </w:style>
  <w:style w:type="paragraph" w:customStyle="1" w:styleId="doctext">
    <w:name w:val="doctext"/>
    <w:basedOn w:val="Normal"/>
    <w:rsid w:val="00932D89"/>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pdefault">
    <w:name w:val="pdefault"/>
    <w:basedOn w:val="Normal"/>
    <w:rsid w:val="00932D89"/>
    <w:pPr>
      <w:spacing w:after="34" w:line="240" w:lineRule="auto"/>
    </w:pPr>
    <w:rPr>
      <w:rFonts w:ascii="Arial" w:eastAsia="Times New Roman" w:hAnsi="Arial" w:cs="Arial"/>
      <w:color w:val="000000"/>
      <w:sz w:val="3"/>
      <w:szCs w:val="3"/>
      <w:lang w:val="en-US"/>
    </w:rPr>
  </w:style>
  <w:style w:type="character" w:customStyle="1" w:styleId="goohl3">
    <w:name w:val="goohl3"/>
    <w:basedOn w:val="DefaultParagraphFont"/>
    <w:rsid w:val="00932D89"/>
    <w:rPr>
      <w:rFonts w:cs="Times New Roman"/>
    </w:rPr>
  </w:style>
  <w:style w:type="character" w:customStyle="1" w:styleId="goohl2">
    <w:name w:val="goohl2"/>
    <w:basedOn w:val="DefaultParagraphFont"/>
    <w:rsid w:val="00932D89"/>
    <w:rPr>
      <w:rFonts w:cs="Times New Roman"/>
    </w:rPr>
  </w:style>
  <w:style w:type="character" w:customStyle="1" w:styleId="goohl0">
    <w:name w:val="goohl0"/>
    <w:basedOn w:val="DefaultParagraphFont"/>
    <w:rsid w:val="00932D89"/>
    <w:rPr>
      <w:rFonts w:cs="Times New Roman"/>
    </w:rPr>
  </w:style>
  <w:style w:type="character" w:customStyle="1" w:styleId="content1">
    <w:name w:val="content1"/>
    <w:basedOn w:val="DefaultParagraphFont"/>
    <w:rsid w:val="00932D89"/>
    <w:rPr>
      <w:rFonts w:cs="Times New Roman"/>
      <w:color w:val="000000"/>
      <w:u w:val="none"/>
      <w:effect w:val="none"/>
    </w:rPr>
  </w:style>
  <w:style w:type="paragraph" w:customStyle="1" w:styleId="pbu1bullet1">
    <w:name w:val="pbu1_bullet1"/>
    <w:basedOn w:val="Normal"/>
    <w:rsid w:val="00932D89"/>
    <w:pPr>
      <w:spacing w:after="210" w:line="240" w:lineRule="auto"/>
    </w:pPr>
    <w:rPr>
      <w:rFonts w:ascii="Arial" w:eastAsia="Times New Roman" w:hAnsi="Arial" w:cs="Arial"/>
      <w:color w:val="000000"/>
      <w:sz w:val="18"/>
      <w:szCs w:val="18"/>
      <w:lang w:val="en-US"/>
    </w:rPr>
  </w:style>
  <w:style w:type="character" w:customStyle="1" w:styleId="docemphasis">
    <w:name w:val="docemphasis"/>
    <w:basedOn w:val="DefaultParagraphFont"/>
    <w:rsid w:val="00932D89"/>
    <w:rPr>
      <w:rFonts w:cs="Times New Roman"/>
    </w:rPr>
  </w:style>
  <w:style w:type="paragraph" w:customStyle="1" w:styleId="BodyText-IN">
    <w:name w:val="Body Text-IN"/>
    <w:basedOn w:val="Normal"/>
    <w:rsid w:val="00932D89"/>
    <w:pPr>
      <w:spacing w:after="0" w:line="280" w:lineRule="exact"/>
    </w:pPr>
    <w:rPr>
      <w:rFonts w:ascii="Arial" w:eastAsia="Times New Roman" w:hAnsi="Arial"/>
      <w:szCs w:val="20"/>
      <w:lang w:val="en-US"/>
    </w:rPr>
  </w:style>
  <w:style w:type="paragraph" w:styleId="TOC5">
    <w:name w:val="toc 5"/>
    <w:basedOn w:val="Normal"/>
    <w:next w:val="Normal"/>
    <w:autoRedefine/>
    <w:semiHidden/>
    <w:rsid w:val="00932D89"/>
    <w:pPr>
      <w:spacing w:after="0" w:line="240" w:lineRule="auto"/>
      <w:ind w:left="960"/>
    </w:pPr>
    <w:rPr>
      <w:rFonts w:ascii="Times New Roman" w:eastAsia="SimSun" w:hAnsi="Times New Roman"/>
      <w:sz w:val="24"/>
      <w:szCs w:val="24"/>
      <w:lang w:val="en-US" w:eastAsia="zh-CN"/>
    </w:rPr>
  </w:style>
  <w:style w:type="paragraph" w:styleId="TOC6">
    <w:name w:val="toc 6"/>
    <w:basedOn w:val="Normal"/>
    <w:next w:val="Normal"/>
    <w:autoRedefine/>
    <w:semiHidden/>
    <w:rsid w:val="00932D89"/>
    <w:pPr>
      <w:spacing w:after="0" w:line="240" w:lineRule="auto"/>
      <w:ind w:left="1200"/>
    </w:pPr>
    <w:rPr>
      <w:rFonts w:ascii="Times New Roman" w:eastAsia="SimSun" w:hAnsi="Times New Roman"/>
      <w:sz w:val="24"/>
      <w:szCs w:val="24"/>
      <w:lang w:val="en-US" w:eastAsia="zh-CN"/>
    </w:rPr>
  </w:style>
  <w:style w:type="paragraph" w:styleId="TOC7">
    <w:name w:val="toc 7"/>
    <w:basedOn w:val="Normal"/>
    <w:next w:val="Normal"/>
    <w:autoRedefine/>
    <w:semiHidden/>
    <w:rsid w:val="00932D89"/>
    <w:pPr>
      <w:spacing w:after="0" w:line="240" w:lineRule="auto"/>
      <w:ind w:left="1440"/>
    </w:pPr>
    <w:rPr>
      <w:rFonts w:ascii="Times New Roman" w:eastAsia="SimSun" w:hAnsi="Times New Roman"/>
      <w:sz w:val="24"/>
      <w:szCs w:val="24"/>
      <w:lang w:val="en-US" w:eastAsia="zh-CN"/>
    </w:rPr>
  </w:style>
  <w:style w:type="paragraph" w:styleId="TOC8">
    <w:name w:val="toc 8"/>
    <w:basedOn w:val="Normal"/>
    <w:next w:val="Normal"/>
    <w:autoRedefine/>
    <w:semiHidden/>
    <w:rsid w:val="00932D89"/>
    <w:pPr>
      <w:spacing w:after="0" w:line="240" w:lineRule="auto"/>
      <w:ind w:left="1680"/>
    </w:pPr>
    <w:rPr>
      <w:rFonts w:ascii="Times New Roman" w:eastAsia="SimSun" w:hAnsi="Times New Roman"/>
      <w:sz w:val="24"/>
      <w:szCs w:val="24"/>
      <w:lang w:val="en-US" w:eastAsia="zh-CN"/>
    </w:rPr>
  </w:style>
  <w:style w:type="paragraph" w:styleId="TOC9">
    <w:name w:val="toc 9"/>
    <w:basedOn w:val="Normal"/>
    <w:next w:val="Normal"/>
    <w:autoRedefine/>
    <w:semiHidden/>
    <w:rsid w:val="00932D89"/>
    <w:pPr>
      <w:spacing w:after="0" w:line="240" w:lineRule="auto"/>
      <w:ind w:left="1920"/>
    </w:pPr>
    <w:rPr>
      <w:rFonts w:ascii="Times New Roman" w:eastAsia="SimSun" w:hAnsi="Times New Roman"/>
      <w:sz w:val="24"/>
      <w:szCs w:val="24"/>
      <w:lang w:val="en-US" w:eastAsia="zh-CN"/>
    </w:rPr>
  </w:style>
  <w:style w:type="paragraph" w:customStyle="1" w:styleId="NumberedHeadingStyleA1">
    <w:name w:val="Numbered Heading Style A.1"/>
    <w:basedOn w:val="Heading1"/>
    <w:next w:val="Normal"/>
    <w:rsid w:val="00932D89"/>
    <w:pPr>
      <w:keepLines w:val="0"/>
      <w:numPr>
        <w:numId w:val="17"/>
      </w:numPr>
      <w:tabs>
        <w:tab w:val="left" w:pos="720"/>
      </w:tabs>
      <w:spacing w:before="240" w:after="60"/>
    </w:pPr>
    <w:rPr>
      <w:rFonts w:eastAsia="Calibri" w:cs="Times New Roman"/>
      <w:kern w:val="28"/>
      <w:sz w:val="28"/>
      <w:szCs w:val="20"/>
    </w:rPr>
  </w:style>
  <w:style w:type="paragraph" w:customStyle="1" w:styleId="NumberedHeadingStyleA2">
    <w:name w:val="Numbered Heading Style A.2"/>
    <w:basedOn w:val="Heading2"/>
    <w:next w:val="Normal"/>
    <w:rsid w:val="00932D89"/>
    <w:pPr>
      <w:keepLines w:val="0"/>
      <w:tabs>
        <w:tab w:val="num" w:pos="360"/>
      </w:tabs>
      <w:spacing w:before="240" w:after="60" w:line="240" w:lineRule="auto"/>
      <w:ind w:left="360" w:hanging="360"/>
    </w:pPr>
    <w:rPr>
      <w:rFonts w:ascii="Arial" w:eastAsia="Calibri" w:hAnsi="Arial"/>
      <w:bCs w:val="0"/>
      <w:color w:val="auto"/>
      <w:sz w:val="24"/>
      <w:szCs w:val="20"/>
      <w:lang w:val="en-US"/>
    </w:rPr>
  </w:style>
  <w:style w:type="paragraph" w:customStyle="1" w:styleId="NumberedHeadingStyleA3">
    <w:name w:val="Numbered Heading Style A.3"/>
    <w:basedOn w:val="Heading3"/>
    <w:next w:val="Normal"/>
    <w:rsid w:val="00932D89"/>
    <w:pPr>
      <w:keepLines w:val="0"/>
      <w:numPr>
        <w:ilvl w:val="2"/>
        <w:numId w:val="17"/>
      </w:numPr>
      <w:tabs>
        <w:tab w:val="left" w:pos="1080"/>
      </w:tabs>
      <w:spacing w:before="240" w:after="60" w:line="240" w:lineRule="auto"/>
    </w:pPr>
    <w:rPr>
      <w:rFonts w:ascii="Arial" w:eastAsia="Calibri" w:hAnsi="Arial"/>
      <w:bCs w:val="0"/>
      <w:color w:val="auto"/>
      <w:szCs w:val="20"/>
      <w:lang w:val="en-US"/>
    </w:rPr>
  </w:style>
  <w:style w:type="paragraph" w:customStyle="1" w:styleId="NumberedHeadingStyleA4">
    <w:name w:val="Numbered Heading Style A.4"/>
    <w:basedOn w:val="Heading4"/>
    <w:next w:val="Normal"/>
    <w:rsid w:val="00932D89"/>
    <w:pPr>
      <w:keepLines w:val="0"/>
      <w:numPr>
        <w:ilvl w:val="3"/>
        <w:numId w:val="17"/>
      </w:numPr>
      <w:tabs>
        <w:tab w:val="left" w:pos="1440"/>
        <w:tab w:val="left" w:pos="1800"/>
      </w:tabs>
      <w:spacing w:before="240" w:after="60" w:line="240" w:lineRule="auto"/>
    </w:pPr>
    <w:rPr>
      <w:rFonts w:ascii="Arial" w:eastAsia="Calibri" w:hAnsi="Arial"/>
      <w:bCs w:val="0"/>
      <w:i w:val="0"/>
      <w:iCs w:val="0"/>
      <w:color w:val="auto"/>
      <w:sz w:val="20"/>
      <w:szCs w:val="20"/>
      <w:lang w:val="en-US"/>
    </w:rPr>
  </w:style>
  <w:style w:type="paragraph" w:customStyle="1" w:styleId="NumberedHeadingStyleA5">
    <w:name w:val="Numbered Heading Style A.5"/>
    <w:basedOn w:val="Heading5"/>
    <w:next w:val="Normal"/>
    <w:rsid w:val="00932D89"/>
    <w:pPr>
      <w:keepLines w:val="0"/>
      <w:numPr>
        <w:ilvl w:val="4"/>
        <w:numId w:val="17"/>
      </w:numPr>
      <w:spacing w:before="240" w:after="60"/>
    </w:pPr>
    <w:rPr>
      <w:rFonts w:ascii="Arial" w:eastAsia="Calibri" w:hAnsi="Arial" w:cs="Times New Roman"/>
      <w:b/>
      <w:i/>
      <w:color w:val="auto"/>
      <w:sz w:val="20"/>
      <w:szCs w:val="12"/>
      <w:lang w:val="en-US" w:eastAsia="en-US"/>
    </w:rPr>
  </w:style>
  <w:style w:type="paragraph" w:customStyle="1" w:styleId="NumberedHeadingStyleA6">
    <w:name w:val="Numbered Heading Style A.6"/>
    <w:basedOn w:val="Heading6"/>
    <w:next w:val="Normal"/>
    <w:rsid w:val="00932D89"/>
    <w:pPr>
      <w:keepLines w:val="0"/>
      <w:numPr>
        <w:ilvl w:val="5"/>
        <w:numId w:val="17"/>
      </w:numPr>
      <w:spacing w:before="240" w:after="60" w:line="240" w:lineRule="auto"/>
      <w:jc w:val="left"/>
    </w:pPr>
    <w:rPr>
      <w:rFonts w:ascii="Arial" w:eastAsia="Calibri" w:hAnsi="Arial" w:cs="Times New Roman"/>
      <w:iCs w:val="0"/>
      <w:color w:val="auto"/>
      <w:sz w:val="20"/>
      <w:szCs w:val="12"/>
    </w:rPr>
  </w:style>
  <w:style w:type="paragraph" w:customStyle="1" w:styleId="NumberedHeadingStyleA7">
    <w:name w:val="Numbered Heading Style A.7"/>
    <w:basedOn w:val="Heading7"/>
    <w:next w:val="Normal"/>
    <w:rsid w:val="00932D89"/>
    <w:pPr>
      <w:keepLines w:val="0"/>
      <w:numPr>
        <w:ilvl w:val="6"/>
        <w:numId w:val="17"/>
      </w:numPr>
      <w:spacing w:before="240" w:after="60" w:line="240" w:lineRule="auto"/>
      <w:jc w:val="left"/>
    </w:pPr>
    <w:rPr>
      <w:rFonts w:ascii="Arial" w:eastAsia="Calibri" w:hAnsi="Arial" w:cs="Times New Roman"/>
      <w:i w:val="0"/>
      <w:iCs w:val="0"/>
      <w:color w:val="auto"/>
      <w:sz w:val="20"/>
      <w:szCs w:val="12"/>
    </w:rPr>
  </w:style>
  <w:style w:type="paragraph" w:customStyle="1" w:styleId="NumberedHeadingStyleA8">
    <w:name w:val="Numbered Heading Style A.8"/>
    <w:basedOn w:val="Heading8"/>
    <w:next w:val="Normal"/>
    <w:rsid w:val="00932D89"/>
    <w:pPr>
      <w:keepLines w:val="0"/>
      <w:numPr>
        <w:ilvl w:val="7"/>
        <w:numId w:val="17"/>
      </w:numPr>
      <w:spacing w:before="240" w:after="60"/>
    </w:pPr>
    <w:rPr>
      <w:rFonts w:ascii="Arial" w:eastAsia="Calibri" w:hAnsi="Arial" w:cs="Times New Roman"/>
      <w:color w:val="auto"/>
      <w:sz w:val="18"/>
      <w:szCs w:val="12"/>
      <w:lang w:val="en-US" w:eastAsia="en-US"/>
    </w:rPr>
  </w:style>
  <w:style w:type="paragraph" w:customStyle="1" w:styleId="NumberedHeadingStyleA9">
    <w:name w:val="Numbered Heading Style A.9"/>
    <w:basedOn w:val="Heading9"/>
    <w:next w:val="Normal"/>
    <w:rsid w:val="00932D89"/>
    <w:pPr>
      <w:keepLines w:val="0"/>
      <w:numPr>
        <w:ilvl w:val="8"/>
        <w:numId w:val="17"/>
      </w:numPr>
      <w:spacing w:before="240" w:after="60"/>
    </w:pPr>
    <w:rPr>
      <w:rFonts w:ascii="Arial" w:eastAsia="Calibri" w:hAnsi="Arial" w:cs="Times New Roman"/>
      <w:iCs w:val="0"/>
      <w:color w:val="auto"/>
      <w:sz w:val="18"/>
      <w:szCs w:val="12"/>
      <w:lang w:val="en-US" w:eastAsia="en-US"/>
    </w:rPr>
  </w:style>
  <w:style w:type="paragraph" w:customStyle="1" w:styleId="NumberedHeadingStyleA2FuturaBk">
    <w:name w:val="Numbered Heading Style A.2 + Futura Bk"/>
    <w:basedOn w:val="NumberedHeadingStyleA2"/>
    <w:rsid w:val="00932D89"/>
  </w:style>
  <w:style w:type="paragraph" w:customStyle="1" w:styleId="NumberedHeadingStyleA3FuturaBk">
    <w:name w:val="Numbered Heading Style A.3 + Futura Bk"/>
    <w:basedOn w:val="NumberedHeadingStyleA2FuturaBk"/>
    <w:rsid w:val="00932D89"/>
  </w:style>
  <w:style w:type="paragraph" w:customStyle="1" w:styleId="NumberedHeadingStyle3FuturaBk">
    <w:name w:val="Numbered Heading Style.3  + Futura Bk"/>
    <w:basedOn w:val="NumberedHeadingStyleA3FuturaBk"/>
    <w:rsid w:val="00932D89"/>
  </w:style>
  <w:style w:type="character" w:customStyle="1" w:styleId="A3">
    <w:name w:val="A3"/>
    <w:uiPriority w:val="99"/>
    <w:rsid w:val="00932D89"/>
    <w:rPr>
      <w:rFonts w:cs="Myriad Pro"/>
      <w:color w:val="221E1F"/>
      <w:sz w:val="18"/>
      <w:szCs w:val="18"/>
    </w:rPr>
  </w:style>
  <w:style w:type="character" w:customStyle="1" w:styleId="A2">
    <w:name w:val="A2"/>
    <w:uiPriority w:val="99"/>
    <w:rsid w:val="00932D89"/>
    <w:rPr>
      <w:rFonts w:cs="Myriad Pro"/>
      <w:color w:val="221E1F"/>
      <w:sz w:val="18"/>
      <w:szCs w:val="18"/>
    </w:rPr>
  </w:style>
  <w:style w:type="paragraph" w:customStyle="1" w:styleId="Bullet">
    <w:name w:val="Bullet"/>
    <w:basedOn w:val="Normal"/>
    <w:rsid w:val="00932D89"/>
    <w:pPr>
      <w:numPr>
        <w:numId w:val="18"/>
      </w:numPr>
      <w:tabs>
        <w:tab w:val="left" w:pos="1276"/>
      </w:tabs>
      <w:spacing w:after="120" w:line="240" w:lineRule="auto"/>
    </w:pPr>
    <w:rPr>
      <w:rFonts w:ascii="Trebuchet MS" w:eastAsia="Times New Roman" w:hAnsi="Trebuchet MS"/>
      <w:sz w:val="18"/>
      <w:szCs w:val="20"/>
      <w:lang w:val="en-US"/>
    </w:rPr>
  </w:style>
  <w:style w:type="paragraph" w:customStyle="1" w:styleId="docbodytext">
    <w:name w:val="docbodytext"/>
    <w:basedOn w:val="Normal"/>
    <w:rsid w:val="00932D89"/>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ocbullet1-6pt">
    <w:name w:val="docbullet1-6pt"/>
    <w:basedOn w:val="Normal"/>
    <w:rsid w:val="00932D89"/>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ocbullet1-3pt0">
    <w:name w:val="docbullet1-3pt"/>
    <w:basedOn w:val="Normal"/>
    <w:rsid w:val="00932D89"/>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AnswerTextL1">
    <w:name w:val="AnswerTextL1"/>
    <w:qFormat/>
    <w:rsid w:val="00932D89"/>
    <w:pPr>
      <w:spacing w:after="0" w:line="240" w:lineRule="auto"/>
      <w:ind w:left="720"/>
      <w:jc w:val="both"/>
    </w:pPr>
    <w:rPr>
      <w:rFonts w:ascii="Arial" w:eastAsia="Times New Roman" w:hAnsi="Arial" w:cs="Times New Roman"/>
      <w:color w:val="000080"/>
    </w:rPr>
  </w:style>
  <w:style w:type="paragraph" w:customStyle="1" w:styleId="AnswerBullet2">
    <w:name w:val="AnswerBullet2"/>
    <w:qFormat/>
    <w:rsid w:val="00932D89"/>
    <w:pPr>
      <w:numPr>
        <w:numId w:val="20"/>
      </w:numPr>
      <w:spacing w:before="60" w:after="60" w:line="240" w:lineRule="auto"/>
    </w:pPr>
    <w:rPr>
      <w:rFonts w:ascii="Arial" w:eastAsia="Times New Roman" w:hAnsi="Arial" w:cs="Times New Roman"/>
      <w:color w:val="000080"/>
      <w:szCs w:val="24"/>
    </w:rPr>
  </w:style>
  <w:style w:type="paragraph" w:customStyle="1" w:styleId="AnswerBullet1">
    <w:name w:val="AnswerBullet1"/>
    <w:qFormat/>
    <w:rsid w:val="00932D89"/>
    <w:pPr>
      <w:numPr>
        <w:numId w:val="19"/>
      </w:numPr>
      <w:spacing w:before="60" w:after="60" w:line="240" w:lineRule="auto"/>
      <w:jc w:val="both"/>
    </w:pPr>
    <w:rPr>
      <w:rFonts w:ascii="Arial" w:eastAsia="Times New Roman" w:hAnsi="Arial" w:cs="Times New Roman"/>
      <w:color w:val="000080"/>
    </w:rPr>
  </w:style>
  <w:style w:type="paragraph" w:customStyle="1" w:styleId="DocBullet1-3pt">
    <w:name w:val="+DocBullet1-3pt"/>
    <w:rsid w:val="00932D89"/>
    <w:pPr>
      <w:numPr>
        <w:numId w:val="21"/>
      </w:numPr>
      <w:spacing w:before="60" w:after="60" w:line="240" w:lineRule="auto"/>
      <w:jc w:val="both"/>
    </w:pPr>
    <w:rPr>
      <w:rFonts w:ascii="Arial" w:eastAsia="Times New Roman" w:hAnsi="Arial" w:cs="Times New Roman"/>
      <w:color w:val="000080"/>
    </w:rPr>
  </w:style>
  <w:style w:type="paragraph" w:customStyle="1" w:styleId="bulletedlist">
    <w:name w:val="bulleted list"/>
    <w:basedOn w:val="NormalIndent"/>
    <w:rsid w:val="00932D89"/>
    <w:pPr>
      <w:spacing w:before="60" w:after="60"/>
      <w:ind w:left="1200" w:hanging="400"/>
    </w:pPr>
    <w:rPr>
      <w:rFonts w:ascii="Times" w:eastAsia="Times New Roman" w:hAnsi="Times"/>
      <w:color w:val="auto"/>
      <w:sz w:val="22"/>
      <w:szCs w:val="20"/>
    </w:rPr>
  </w:style>
  <w:style w:type="paragraph" w:customStyle="1" w:styleId="StyleHeading1H1Left">
    <w:name w:val="Style Heading 1H1 + Left"/>
    <w:basedOn w:val="Heading1"/>
    <w:rsid w:val="00932D89"/>
    <w:pPr>
      <w:keepLines w:val="0"/>
      <w:numPr>
        <w:numId w:val="22"/>
      </w:numPr>
      <w:autoSpaceDE w:val="0"/>
      <w:autoSpaceDN w:val="0"/>
      <w:adjustRightInd w:val="0"/>
    </w:pPr>
    <w:rPr>
      <w:rFonts w:ascii="Futura Bk" w:eastAsia="Times New Roman" w:hAnsi="Futura Bk"/>
      <w:bCs/>
      <w:szCs w:val="20"/>
      <w:lang w:val="en-GB"/>
    </w:rPr>
  </w:style>
  <w:style w:type="paragraph" w:customStyle="1" w:styleId="DocBodyText0">
    <w:name w:val="+DocBodyText"/>
    <w:link w:val="DocBodyTextChar"/>
    <w:rsid w:val="00932D89"/>
    <w:pPr>
      <w:suppressAutoHyphens/>
      <w:spacing w:after="0" w:line="240" w:lineRule="auto"/>
      <w:ind w:left="720"/>
      <w:jc w:val="both"/>
    </w:pPr>
    <w:rPr>
      <w:rFonts w:ascii="Arial" w:eastAsia="Arial" w:hAnsi="Arial" w:cs="Arial"/>
      <w:color w:val="000080"/>
      <w:lang w:eastAsia="ar-SA"/>
    </w:rPr>
  </w:style>
  <w:style w:type="paragraph" w:customStyle="1" w:styleId="WZNorm">
    <w:name w:val="WZ_Norm"/>
    <w:link w:val="WZNormChar"/>
    <w:rsid w:val="00932D89"/>
    <w:pPr>
      <w:spacing w:before="120" w:after="0" w:line="240" w:lineRule="auto"/>
      <w:jc w:val="both"/>
    </w:pPr>
    <w:rPr>
      <w:rFonts w:ascii="Arial" w:eastAsia="Times New Roman" w:hAnsi="Arial" w:cs="Arial"/>
      <w:szCs w:val="18"/>
    </w:rPr>
  </w:style>
  <w:style w:type="character" w:customStyle="1" w:styleId="WZNormChar">
    <w:name w:val="WZ_Norm Char"/>
    <w:basedOn w:val="DefaultParagraphFont"/>
    <w:link w:val="WZNorm"/>
    <w:rsid w:val="00932D89"/>
    <w:rPr>
      <w:rFonts w:ascii="Arial" w:eastAsia="Times New Roman" w:hAnsi="Arial" w:cs="Arial"/>
      <w:szCs w:val="18"/>
    </w:rPr>
  </w:style>
  <w:style w:type="character" w:styleId="BookTitle">
    <w:name w:val="Book Title"/>
    <w:basedOn w:val="DefaultParagraphFont"/>
    <w:qFormat/>
    <w:rsid w:val="00932D89"/>
    <w:rPr>
      <w:b/>
      <w:bCs/>
      <w:smallCaps/>
      <w:spacing w:val="5"/>
    </w:rPr>
  </w:style>
  <w:style w:type="paragraph" w:customStyle="1" w:styleId="TableHead1">
    <w:name w:val="Table Head1"/>
    <w:basedOn w:val="Normal"/>
    <w:rsid w:val="00932D89"/>
    <w:pPr>
      <w:shd w:val="clear" w:color="auto" w:fill="595959"/>
      <w:spacing w:after="0" w:line="240" w:lineRule="auto"/>
    </w:pPr>
    <w:rPr>
      <w:rFonts w:ascii="Trebuchet MS" w:eastAsia="Times New Roman" w:hAnsi="Trebuchet MS"/>
      <w:b/>
      <w:color w:val="FFFFFF"/>
      <w:sz w:val="18"/>
      <w:szCs w:val="20"/>
      <w:lang w:val="pt-PT"/>
    </w:rPr>
  </w:style>
  <w:style w:type="character" w:customStyle="1" w:styleId="DocBodyTextChar">
    <w:name w:val="+DocBodyText Char"/>
    <w:basedOn w:val="DefaultParagraphFont"/>
    <w:link w:val="DocBodyText0"/>
    <w:locked/>
    <w:rsid w:val="00932D89"/>
    <w:rPr>
      <w:rFonts w:ascii="Arial" w:eastAsia="Arial" w:hAnsi="Arial" w:cs="Arial"/>
      <w:color w:val="000080"/>
      <w:lang w:eastAsia="ar-SA"/>
    </w:rPr>
  </w:style>
  <w:style w:type="paragraph" w:styleId="BodyText2">
    <w:name w:val="Body Text 2"/>
    <w:basedOn w:val="Normal"/>
    <w:link w:val="BodyText2Char"/>
    <w:unhideWhenUsed/>
    <w:rsid w:val="00932D89"/>
    <w:pPr>
      <w:spacing w:after="120" w:line="480" w:lineRule="auto"/>
    </w:pPr>
    <w:rPr>
      <w:rFonts w:ascii="Futura Bk" w:eastAsia="Times New Roman" w:hAnsi="Futura Bk"/>
      <w:sz w:val="20"/>
      <w:szCs w:val="20"/>
      <w:lang w:val="en-US"/>
    </w:rPr>
  </w:style>
  <w:style w:type="character" w:customStyle="1" w:styleId="BodyText2Char">
    <w:name w:val="Body Text 2 Char"/>
    <w:basedOn w:val="DefaultParagraphFont"/>
    <w:link w:val="BodyText2"/>
    <w:rsid w:val="00932D89"/>
    <w:rPr>
      <w:rFonts w:ascii="Futura Bk" w:eastAsia="Times New Roman" w:hAnsi="Futura Bk" w:cs="Times New Roman"/>
      <w:sz w:val="20"/>
      <w:szCs w:val="20"/>
    </w:rPr>
  </w:style>
  <w:style w:type="paragraph" w:customStyle="1" w:styleId="AnswerHeading1">
    <w:name w:val="AnswerHeading1"/>
    <w:basedOn w:val="AnswerTextL1"/>
    <w:next w:val="AnswerTextL1"/>
    <w:qFormat/>
    <w:rsid w:val="00932D89"/>
    <w:pPr>
      <w:spacing w:before="60" w:after="120" w:line="240" w:lineRule="atLeast"/>
      <w:jc w:val="left"/>
    </w:pPr>
    <w:rPr>
      <w:rFonts w:ascii="Calibri" w:hAnsi="Calibri"/>
      <w:b/>
      <w:color w:val="auto"/>
      <w:sz w:val="24"/>
    </w:rPr>
  </w:style>
  <w:style w:type="paragraph" w:customStyle="1" w:styleId="Attention">
    <w:name w:val="Attention"/>
    <w:basedOn w:val="AnswerTextL1"/>
    <w:rsid w:val="00932D89"/>
    <w:pPr>
      <w:spacing w:before="60" w:after="120" w:line="300" w:lineRule="atLeast"/>
      <w:jc w:val="left"/>
    </w:pPr>
    <w:rPr>
      <w:rFonts w:ascii="Calibri" w:eastAsia="Calibri" w:hAnsi="Calibri"/>
      <w:b/>
      <w:i/>
      <w:color w:val="FF0000"/>
      <w:sz w:val="24"/>
      <w:szCs w:val="24"/>
    </w:rPr>
  </w:style>
  <w:style w:type="paragraph" w:customStyle="1" w:styleId="RFXTableHeader">
    <w:name w:val="+RFX Table Header"/>
    <w:next w:val="RFXTableBody"/>
    <w:qFormat/>
    <w:rsid w:val="00932D89"/>
    <w:pPr>
      <w:spacing w:before="60" w:after="60" w:line="240" w:lineRule="auto"/>
    </w:pPr>
    <w:rPr>
      <w:rFonts w:eastAsia="MS Mincho" w:cs="Arial"/>
      <w:b/>
      <w:bCs/>
      <w:noProof/>
      <w:color w:val="FFFFFF" w:themeColor="background1"/>
      <w:sz w:val="20"/>
      <w:szCs w:val="20"/>
    </w:rPr>
  </w:style>
  <w:style w:type="paragraph" w:customStyle="1" w:styleId="RFXTableBody">
    <w:name w:val="+RFX Table Body"/>
    <w:qFormat/>
    <w:rsid w:val="00932D89"/>
    <w:pPr>
      <w:spacing w:before="60" w:after="60" w:line="240" w:lineRule="auto"/>
    </w:pPr>
    <w:rPr>
      <w:rFonts w:eastAsia="MS Mincho" w:cs="Arial"/>
      <w:noProof/>
      <w:color w:val="4E5054"/>
      <w:sz w:val="20"/>
      <w:szCs w:val="20"/>
    </w:rPr>
  </w:style>
  <w:style w:type="paragraph" w:customStyle="1" w:styleId="RFXAnswer">
    <w:name w:val="+RFX Answer"/>
    <w:qFormat/>
    <w:rsid w:val="00932D89"/>
    <w:pPr>
      <w:spacing w:after="120" w:line="240" w:lineRule="auto"/>
    </w:pPr>
    <w:rPr>
      <w:rFonts w:ascii="Calibri" w:hAnsi="Calibri"/>
      <w:color w:val="4E5054"/>
    </w:rPr>
  </w:style>
  <w:style w:type="paragraph" w:customStyle="1" w:styleId="RFXAnswerHeading3">
    <w:name w:val="+RFX Answer Heading 3"/>
    <w:basedOn w:val="Normal"/>
    <w:next w:val="RFXAnswer"/>
    <w:qFormat/>
    <w:rsid w:val="00932D89"/>
    <w:pPr>
      <w:keepNext/>
      <w:spacing w:before="180" w:after="0" w:line="240" w:lineRule="auto"/>
    </w:pPr>
    <w:rPr>
      <w:rFonts w:eastAsiaTheme="minorHAnsi" w:cstheme="minorBidi"/>
      <w:b/>
      <w:color w:val="465054"/>
      <w:szCs w:val="24"/>
      <w:lang w:val="en-US"/>
    </w:rPr>
  </w:style>
  <w:style w:type="paragraph" w:customStyle="1" w:styleId="RFXFigureCaption">
    <w:name w:val="+RFX Figure Caption"/>
    <w:basedOn w:val="Normal"/>
    <w:next w:val="RFXAnswer"/>
    <w:qFormat/>
    <w:rsid w:val="00932D89"/>
    <w:pPr>
      <w:spacing w:before="60" w:after="240" w:line="240" w:lineRule="auto"/>
      <w:jc w:val="center"/>
    </w:pPr>
    <w:rPr>
      <w:rFonts w:eastAsiaTheme="minorHAnsi" w:cs="Arial"/>
      <w:b/>
      <w:noProof/>
      <w:color w:val="5D3E5D"/>
      <w:lang w:val="en-US"/>
    </w:rPr>
  </w:style>
  <w:style w:type="paragraph" w:customStyle="1" w:styleId="RFXAnswerHeading1">
    <w:name w:val="+RFX Answer Heading 1"/>
    <w:next w:val="RFXAnswer"/>
    <w:qFormat/>
    <w:rsid w:val="00932D89"/>
    <w:pPr>
      <w:keepNext/>
      <w:spacing w:before="240" w:after="120" w:line="240" w:lineRule="auto"/>
    </w:pPr>
    <w:rPr>
      <w:rFonts w:ascii="Calibri" w:hAnsi="Calibri"/>
      <w:b/>
      <w:color w:val="FF4F1F"/>
      <w:sz w:val="40"/>
    </w:rPr>
  </w:style>
  <w:style w:type="paragraph" w:customStyle="1" w:styleId="RFXAnswerBulletLevel1">
    <w:name w:val="+RFX Answer Bullet Level 1"/>
    <w:qFormat/>
    <w:rsid w:val="00932D89"/>
    <w:pPr>
      <w:numPr>
        <w:numId w:val="23"/>
      </w:numPr>
      <w:spacing w:after="120" w:line="240" w:lineRule="auto"/>
    </w:pPr>
    <w:rPr>
      <w:rFonts w:ascii="Calibri" w:hAnsi="Calibri"/>
      <w:color w:val="4E5054"/>
    </w:rPr>
  </w:style>
  <w:style w:type="paragraph" w:customStyle="1" w:styleId="RFXAnswerBulletLevel2">
    <w:name w:val="+RFX Answer Bullet Level 2"/>
    <w:qFormat/>
    <w:rsid w:val="00932D89"/>
    <w:pPr>
      <w:numPr>
        <w:ilvl w:val="1"/>
        <w:numId w:val="23"/>
      </w:numPr>
      <w:spacing w:after="120" w:line="240" w:lineRule="auto"/>
      <w:ind w:left="1080"/>
    </w:pPr>
    <w:rPr>
      <w:rFonts w:ascii="Calibri" w:hAnsi="Calibri"/>
      <w:color w:val="4E5054"/>
    </w:rPr>
  </w:style>
  <w:style w:type="paragraph" w:customStyle="1" w:styleId="RFXAnswerNumLevel1">
    <w:name w:val="+RFX Answer Num Level 1"/>
    <w:qFormat/>
    <w:rsid w:val="00932D89"/>
    <w:pPr>
      <w:numPr>
        <w:numId w:val="24"/>
      </w:numPr>
      <w:spacing w:after="120" w:line="240" w:lineRule="auto"/>
    </w:pPr>
    <w:rPr>
      <w:rFonts w:ascii="Calibri" w:hAnsi="Calibri"/>
      <w:color w:val="4E5054"/>
    </w:rPr>
  </w:style>
  <w:style w:type="paragraph" w:customStyle="1" w:styleId="RFXAnswerNumLevel2">
    <w:name w:val="+RFX Answer Num Level 2"/>
    <w:qFormat/>
    <w:rsid w:val="00932D89"/>
    <w:pPr>
      <w:numPr>
        <w:ilvl w:val="1"/>
        <w:numId w:val="24"/>
      </w:numPr>
      <w:spacing w:after="120" w:line="240" w:lineRule="auto"/>
      <w:ind w:left="1080"/>
    </w:pPr>
    <w:rPr>
      <w:rFonts w:ascii="Calibri" w:hAnsi="Calibri"/>
      <w:color w:val="4E5054"/>
    </w:rPr>
  </w:style>
  <w:style w:type="character" w:customStyle="1" w:styleId="hithighlight">
    <w:name w:val="hithighlight"/>
    <w:basedOn w:val="DefaultParagraphFont"/>
    <w:rsid w:val="00932D89"/>
  </w:style>
  <w:style w:type="paragraph" w:customStyle="1" w:styleId="QuestionHeading3">
    <w:name w:val="+Question Heading 3"/>
    <w:basedOn w:val="Normal"/>
    <w:next w:val="Normal"/>
    <w:qFormat/>
    <w:rsid w:val="00932D89"/>
    <w:pPr>
      <w:keepNext/>
      <w:spacing w:before="240" w:after="120" w:line="240" w:lineRule="auto"/>
    </w:pPr>
    <w:rPr>
      <w:rFonts w:ascii="Arial" w:eastAsiaTheme="minorHAnsi" w:hAnsi="Arial" w:cs="Arial"/>
      <w:b/>
      <w:noProof/>
      <w:lang w:val="en-US"/>
    </w:rPr>
  </w:style>
  <w:style w:type="paragraph" w:customStyle="1" w:styleId="RFXFigureLine">
    <w:name w:val="+RFX Figure Line"/>
    <w:basedOn w:val="RFXAnswer"/>
    <w:qFormat/>
    <w:rsid w:val="00932D89"/>
    <w:pPr>
      <w:keepNext/>
      <w:spacing w:before="240" w:after="0"/>
      <w:jc w:val="center"/>
    </w:pPr>
    <w:rPr>
      <w:szCs w:val="24"/>
    </w:rPr>
  </w:style>
  <w:style w:type="paragraph" w:customStyle="1" w:styleId="Bullets1">
    <w:name w:val="Bullets 1"/>
    <w:link w:val="Bullets1Char"/>
    <w:rsid w:val="00932D89"/>
    <w:pPr>
      <w:numPr>
        <w:numId w:val="25"/>
      </w:numPr>
      <w:spacing w:before="60" w:after="60" w:line="280" w:lineRule="atLeast"/>
    </w:pPr>
    <w:rPr>
      <w:rFonts w:ascii="Verdana" w:eastAsia="Times New Roman" w:hAnsi="Verdana" w:cs="Times New Roman"/>
      <w:color w:val="000000"/>
      <w:spacing w:val="2"/>
      <w:sz w:val="20"/>
      <w:szCs w:val="24"/>
    </w:rPr>
  </w:style>
  <w:style w:type="character" w:customStyle="1" w:styleId="Bullets1Char">
    <w:name w:val="Bullets 1 Char"/>
    <w:basedOn w:val="DefaultParagraphFont"/>
    <w:link w:val="Bullets1"/>
    <w:locked/>
    <w:rsid w:val="00932D89"/>
    <w:rPr>
      <w:rFonts w:ascii="Verdana" w:eastAsia="Times New Roman" w:hAnsi="Verdana" w:cs="Times New Roman"/>
      <w:color w:val="000000"/>
      <w:spacing w:val="2"/>
      <w:sz w:val="20"/>
      <w:szCs w:val="24"/>
    </w:rPr>
  </w:style>
  <w:style w:type="paragraph" w:customStyle="1" w:styleId="Char">
    <w:name w:val="Char"/>
    <w:basedOn w:val="Normal"/>
    <w:rsid w:val="00932D89"/>
    <w:pPr>
      <w:spacing w:after="160" w:line="240" w:lineRule="exact"/>
    </w:pPr>
    <w:rPr>
      <w:rFonts w:ascii="Verdana" w:eastAsia="Times New Roman" w:hAnsi="Verdana"/>
      <w:sz w:val="20"/>
      <w:szCs w:val="20"/>
      <w:lang w:val="en-US"/>
    </w:rPr>
  </w:style>
  <w:style w:type="character" w:styleId="PlaceholderText">
    <w:name w:val="Placeholder Text"/>
    <w:basedOn w:val="DefaultParagraphFont"/>
    <w:uiPriority w:val="99"/>
    <w:semiHidden/>
    <w:rsid w:val="00BA2037"/>
    <w:rPr>
      <w:color w:val="808080"/>
    </w:rPr>
  </w:style>
  <w:style w:type="paragraph" w:customStyle="1" w:styleId="TBSSBullet">
    <w:name w:val="+TBSS Bullet"/>
    <w:rsid w:val="006872A0"/>
    <w:pPr>
      <w:numPr>
        <w:numId w:val="30"/>
      </w:numPr>
      <w:spacing w:before="120" w:after="0" w:line="240" w:lineRule="auto"/>
      <w:jc w:val="both"/>
    </w:pPr>
    <w:rPr>
      <w:rFonts w:ascii="Arial" w:eastAsia="Times New Roman" w:hAnsi="Arial" w:cs="Arial"/>
      <w:sz w:val="20"/>
      <w:szCs w:val="20"/>
      <w:lang w:val="en-GB"/>
    </w:rPr>
  </w:style>
  <w:style w:type="paragraph" w:customStyle="1" w:styleId="TBSSLTableBodyBold">
    <w:name w:val="+TBSSL Table Body Bold"/>
    <w:rsid w:val="006872A0"/>
    <w:pPr>
      <w:spacing w:after="0" w:line="240" w:lineRule="auto"/>
    </w:pPr>
    <w:rPr>
      <w:rFonts w:ascii="Arial" w:eastAsia="Times New Roman" w:hAnsi="Arial" w:cs="Arial"/>
      <w:b/>
      <w:bCs/>
      <w:color w:val="FFFFFF"/>
      <w:sz w:val="18"/>
      <w:szCs w:val="18"/>
      <w:lang w:val="en-GB"/>
    </w:rPr>
  </w:style>
  <w:style w:type="table" w:styleId="GridTable4-Accent2">
    <w:name w:val="Grid Table 4 Accent 2"/>
    <w:basedOn w:val="TableNormal"/>
    <w:uiPriority w:val="49"/>
    <w:rsid w:val="009A4C0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94820">
      <w:bodyDiv w:val="1"/>
      <w:marLeft w:val="0"/>
      <w:marRight w:val="0"/>
      <w:marTop w:val="0"/>
      <w:marBottom w:val="0"/>
      <w:divBdr>
        <w:top w:val="none" w:sz="0" w:space="0" w:color="auto"/>
        <w:left w:val="none" w:sz="0" w:space="0" w:color="auto"/>
        <w:bottom w:val="none" w:sz="0" w:space="0" w:color="auto"/>
        <w:right w:val="none" w:sz="0" w:space="0" w:color="auto"/>
      </w:divBdr>
    </w:div>
    <w:div w:id="7945964">
      <w:bodyDiv w:val="1"/>
      <w:marLeft w:val="0"/>
      <w:marRight w:val="0"/>
      <w:marTop w:val="0"/>
      <w:marBottom w:val="0"/>
      <w:divBdr>
        <w:top w:val="none" w:sz="0" w:space="0" w:color="auto"/>
        <w:left w:val="none" w:sz="0" w:space="0" w:color="auto"/>
        <w:bottom w:val="none" w:sz="0" w:space="0" w:color="auto"/>
        <w:right w:val="none" w:sz="0" w:space="0" w:color="auto"/>
      </w:divBdr>
    </w:div>
    <w:div w:id="70009491">
      <w:bodyDiv w:val="1"/>
      <w:marLeft w:val="0"/>
      <w:marRight w:val="0"/>
      <w:marTop w:val="0"/>
      <w:marBottom w:val="0"/>
      <w:divBdr>
        <w:top w:val="none" w:sz="0" w:space="0" w:color="auto"/>
        <w:left w:val="none" w:sz="0" w:space="0" w:color="auto"/>
        <w:bottom w:val="none" w:sz="0" w:space="0" w:color="auto"/>
        <w:right w:val="none" w:sz="0" w:space="0" w:color="auto"/>
      </w:divBdr>
    </w:div>
    <w:div w:id="71002077">
      <w:bodyDiv w:val="1"/>
      <w:marLeft w:val="0"/>
      <w:marRight w:val="0"/>
      <w:marTop w:val="0"/>
      <w:marBottom w:val="0"/>
      <w:divBdr>
        <w:top w:val="none" w:sz="0" w:space="0" w:color="auto"/>
        <w:left w:val="none" w:sz="0" w:space="0" w:color="auto"/>
        <w:bottom w:val="none" w:sz="0" w:space="0" w:color="auto"/>
        <w:right w:val="none" w:sz="0" w:space="0" w:color="auto"/>
      </w:divBdr>
    </w:div>
    <w:div w:id="74135166">
      <w:bodyDiv w:val="1"/>
      <w:marLeft w:val="0"/>
      <w:marRight w:val="0"/>
      <w:marTop w:val="0"/>
      <w:marBottom w:val="0"/>
      <w:divBdr>
        <w:top w:val="none" w:sz="0" w:space="0" w:color="auto"/>
        <w:left w:val="none" w:sz="0" w:space="0" w:color="auto"/>
        <w:bottom w:val="none" w:sz="0" w:space="0" w:color="auto"/>
        <w:right w:val="none" w:sz="0" w:space="0" w:color="auto"/>
      </w:divBdr>
    </w:div>
    <w:div w:id="94256483">
      <w:bodyDiv w:val="1"/>
      <w:marLeft w:val="0"/>
      <w:marRight w:val="0"/>
      <w:marTop w:val="0"/>
      <w:marBottom w:val="0"/>
      <w:divBdr>
        <w:top w:val="none" w:sz="0" w:space="0" w:color="auto"/>
        <w:left w:val="none" w:sz="0" w:space="0" w:color="auto"/>
        <w:bottom w:val="none" w:sz="0" w:space="0" w:color="auto"/>
        <w:right w:val="none" w:sz="0" w:space="0" w:color="auto"/>
      </w:divBdr>
    </w:div>
    <w:div w:id="152723372">
      <w:bodyDiv w:val="1"/>
      <w:marLeft w:val="0"/>
      <w:marRight w:val="0"/>
      <w:marTop w:val="0"/>
      <w:marBottom w:val="0"/>
      <w:divBdr>
        <w:top w:val="none" w:sz="0" w:space="0" w:color="auto"/>
        <w:left w:val="none" w:sz="0" w:space="0" w:color="auto"/>
        <w:bottom w:val="none" w:sz="0" w:space="0" w:color="auto"/>
        <w:right w:val="none" w:sz="0" w:space="0" w:color="auto"/>
      </w:divBdr>
    </w:div>
    <w:div w:id="182089525">
      <w:bodyDiv w:val="1"/>
      <w:marLeft w:val="0"/>
      <w:marRight w:val="0"/>
      <w:marTop w:val="0"/>
      <w:marBottom w:val="0"/>
      <w:divBdr>
        <w:top w:val="none" w:sz="0" w:space="0" w:color="auto"/>
        <w:left w:val="none" w:sz="0" w:space="0" w:color="auto"/>
        <w:bottom w:val="none" w:sz="0" w:space="0" w:color="auto"/>
        <w:right w:val="none" w:sz="0" w:space="0" w:color="auto"/>
      </w:divBdr>
    </w:div>
    <w:div w:id="205945818">
      <w:bodyDiv w:val="1"/>
      <w:marLeft w:val="0"/>
      <w:marRight w:val="0"/>
      <w:marTop w:val="0"/>
      <w:marBottom w:val="0"/>
      <w:divBdr>
        <w:top w:val="none" w:sz="0" w:space="0" w:color="auto"/>
        <w:left w:val="none" w:sz="0" w:space="0" w:color="auto"/>
        <w:bottom w:val="none" w:sz="0" w:space="0" w:color="auto"/>
        <w:right w:val="none" w:sz="0" w:space="0" w:color="auto"/>
      </w:divBdr>
      <w:divsChild>
        <w:div w:id="606929872">
          <w:marLeft w:val="0"/>
          <w:marRight w:val="0"/>
          <w:marTop w:val="0"/>
          <w:marBottom w:val="0"/>
          <w:divBdr>
            <w:top w:val="none" w:sz="0" w:space="0" w:color="auto"/>
            <w:left w:val="none" w:sz="0" w:space="0" w:color="auto"/>
            <w:bottom w:val="none" w:sz="0" w:space="0" w:color="auto"/>
            <w:right w:val="none" w:sz="0" w:space="0" w:color="auto"/>
          </w:divBdr>
          <w:divsChild>
            <w:div w:id="937911411">
              <w:marLeft w:val="0"/>
              <w:marRight w:val="0"/>
              <w:marTop w:val="0"/>
              <w:marBottom w:val="0"/>
              <w:divBdr>
                <w:top w:val="none" w:sz="0" w:space="0" w:color="auto"/>
                <w:left w:val="none" w:sz="0" w:space="0" w:color="auto"/>
                <w:bottom w:val="none" w:sz="0" w:space="0" w:color="auto"/>
                <w:right w:val="none" w:sz="0" w:space="0" w:color="auto"/>
              </w:divBdr>
            </w:div>
          </w:divsChild>
        </w:div>
        <w:div w:id="693727861">
          <w:marLeft w:val="0"/>
          <w:marRight w:val="0"/>
          <w:marTop w:val="0"/>
          <w:marBottom w:val="0"/>
          <w:divBdr>
            <w:top w:val="none" w:sz="0" w:space="0" w:color="auto"/>
            <w:left w:val="none" w:sz="0" w:space="0" w:color="auto"/>
            <w:bottom w:val="none" w:sz="0" w:space="0" w:color="auto"/>
            <w:right w:val="none" w:sz="0" w:space="0" w:color="auto"/>
          </w:divBdr>
          <w:divsChild>
            <w:div w:id="131275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367537">
      <w:bodyDiv w:val="1"/>
      <w:marLeft w:val="0"/>
      <w:marRight w:val="0"/>
      <w:marTop w:val="0"/>
      <w:marBottom w:val="0"/>
      <w:divBdr>
        <w:top w:val="none" w:sz="0" w:space="0" w:color="auto"/>
        <w:left w:val="none" w:sz="0" w:space="0" w:color="auto"/>
        <w:bottom w:val="none" w:sz="0" w:space="0" w:color="auto"/>
        <w:right w:val="none" w:sz="0" w:space="0" w:color="auto"/>
      </w:divBdr>
    </w:div>
    <w:div w:id="247203141">
      <w:bodyDiv w:val="1"/>
      <w:marLeft w:val="0"/>
      <w:marRight w:val="0"/>
      <w:marTop w:val="0"/>
      <w:marBottom w:val="0"/>
      <w:divBdr>
        <w:top w:val="none" w:sz="0" w:space="0" w:color="auto"/>
        <w:left w:val="none" w:sz="0" w:space="0" w:color="auto"/>
        <w:bottom w:val="none" w:sz="0" w:space="0" w:color="auto"/>
        <w:right w:val="none" w:sz="0" w:space="0" w:color="auto"/>
      </w:divBdr>
      <w:divsChild>
        <w:div w:id="654340358">
          <w:marLeft w:val="533"/>
          <w:marRight w:val="0"/>
          <w:marTop w:val="0"/>
          <w:marBottom w:val="0"/>
          <w:divBdr>
            <w:top w:val="none" w:sz="0" w:space="0" w:color="auto"/>
            <w:left w:val="none" w:sz="0" w:space="0" w:color="auto"/>
            <w:bottom w:val="none" w:sz="0" w:space="0" w:color="auto"/>
            <w:right w:val="none" w:sz="0" w:space="0" w:color="auto"/>
          </w:divBdr>
        </w:div>
      </w:divsChild>
    </w:div>
    <w:div w:id="286282473">
      <w:bodyDiv w:val="1"/>
      <w:marLeft w:val="0"/>
      <w:marRight w:val="0"/>
      <w:marTop w:val="0"/>
      <w:marBottom w:val="0"/>
      <w:divBdr>
        <w:top w:val="none" w:sz="0" w:space="0" w:color="auto"/>
        <w:left w:val="none" w:sz="0" w:space="0" w:color="auto"/>
        <w:bottom w:val="none" w:sz="0" w:space="0" w:color="auto"/>
        <w:right w:val="none" w:sz="0" w:space="0" w:color="auto"/>
      </w:divBdr>
      <w:divsChild>
        <w:div w:id="90008599">
          <w:marLeft w:val="274"/>
          <w:marRight w:val="0"/>
          <w:marTop w:val="0"/>
          <w:marBottom w:val="0"/>
          <w:divBdr>
            <w:top w:val="none" w:sz="0" w:space="0" w:color="auto"/>
            <w:left w:val="none" w:sz="0" w:space="0" w:color="auto"/>
            <w:bottom w:val="none" w:sz="0" w:space="0" w:color="auto"/>
            <w:right w:val="none" w:sz="0" w:space="0" w:color="auto"/>
          </w:divBdr>
        </w:div>
        <w:div w:id="218131237">
          <w:marLeft w:val="274"/>
          <w:marRight w:val="0"/>
          <w:marTop w:val="0"/>
          <w:marBottom w:val="0"/>
          <w:divBdr>
            <w:top w:val="none" w:sz="0" w:space="0" w:color="auto"/>
            <w:left w:val="none" w:sz="0" w:space="0" w:color="auto"/>
            <w:bottom w:val="none" w:sz="0" w:space="0" w:color="auto"/>
            <w:right w:val="none" w:sz="0" w:space="0" w:color="auto"/>
          </w:divBdr>
        </w:div>
        <w:div w:id="249239738">
          <w:marLeft w:val="274"/>
          <w:marRight w:val="0"/>
          <w:marTop w:val="0"/>
          <w:marBottom w:val="0"/>
          <w:divBdr>
            <w:top w:val="none" w:sz="0" w:space="0" w:color="auto"/>
            <w:left w:val="none" w:sz="0" w:space="0" w:color="auto"/>
            <w:bottom w:val="none" w:sz="0" w:space="0" w:color="auto"/>
            <w:right w:val="none" w:sz="0" w:space="0" w:color="auto"/>
          </w:divBdr>
        </w:div>
        <w:div w:id="690185474">
          <w:marLeft w:val="274"/>
          <w:marRight w:val="0"/>
          <w:marTop w:val="0"/>
          <w:marBottom w:val="0"/>
          <w:divBdr>
            <w:top w:val="none" w:sz="0" w:space="0" w:color="auto"/>
            <w:left w:val="none" w:sz="0" w:space="0" w:color="auto"/>
            <w:bottom w:val="none" w:sz="0" w:space="0" w:color="auto"/>
            <w:right w:val="none" w:sz="0" w:space="0" w:color="auto"/>
          </w:divBdr>
        </w:div>
      </w:divsChild>
    </w:div>
    <w:div w:id="304705214">
      <w:bodyDiv w:val="1"/>
      <w:marLeft w:val="0"/>
      <w:marRight w:val="0"/>
      <w:marTop w:val="0"/>
      <w:marBottom w:val="0"/>
      <w:divBdr>
        <w:top w:val="none" w:sz="0" w:space="0" w:color="auto"/>
        <w:left w:val="none" w:sz="0" w:space="0" w:color="auto"/>
        <w:bottom w:val="none" w:sz="0" w:space="0" w:color="auto"/>
        <w:right w:val="none" w:sz="0" w:space="0" w:color="auto"/>
      </w:divBdr>
    </w:div>
    <w:div w:id="322439173">
      <w:bodyDiv w:val="1"/>
      <w:marLeft w:val="0"/>
      <w:marRight w:val="0"/>
      <w:marTop w:val="0"/>
      <w:marBottom w:val="0"/>
      <w:divBdr>
        <w:top w:val="none" w:sz="0" w:space="0" w:color="auto"/>
        <w:left w:val="none" w:sz="0" w:space="0" w:color="auto"/>
        <w:bottom w:val="none" w:sz="0" w:space="0" w:color="auto"/>
        <w:right w:val="none" w:sz="0" w:space="0" w:color="auto"/>
      </w:divBdr>
      <w:divsChild>
        <w:div w:id="85659136">
          <w:marLeft w:val="274"/>
          <w:marRight w:val="0"/>
          <w:marTop w:val="0"/>
          <w:marBottom w:val="0"/>
          <w:divBdr>
            <w:top w:val="none" w:sz="0" w:space="0" w:color="auto"/>
            <w:left w:val="none" w:sz="0" w:space="0" w:color="auto"/>
            <w:bottom w:val="none" w:sz="0" w:space="0" w:color="auto"/>
            <w:right w:val="none" w:sz="0" w:space="0" w:color="auto"/>
          </w:divBdr>
        </w:div>
        <w:div w:id="517889722">
          <w:marLeft w:val="274"/>
          <w:marRight w:val="0"/>
          <w:marTop w:val="0"/>
          <w:marBottom w:val="0"/>
          <w:divBdr>
            <w:top w:val="none" w:sz="0" w:space="0" w:color="auto"/>
            <w:left w:val="none" w:sz="0" w:space="0" w:color="auto"/>
            <w:bottom w:val="none" w:sz="0" w:space="0" w:color="auto"/>
            <w:right w:val="none" w:sz="0" w:space="0" w:color="auto"/>
          </w:divBdr>
        </w:div>
        <w:div w:id="1129513644">
          <w:marLeft w:val="274"/>
          <w:marRight w:val="0"/>
          <w:marTop w:val="0"/>
          <w:marBottom w:val="0"/>
          <w:divBdr>
            <w:top w:val="none" w:sz="0" w:space="0" w:color="auto"/>
            <w:left w:val="none" w:sz="0" w:space="0" w:color="auto"/>
            <w:bottom w:val="none" w:sz="0" w:space="0" w:color="auto"/>
            <w:right w:val="none" w:sz="0" w:space="0" w:color="auto"/>
          </w:divBdr>
        </w:div>
      </w:divsChild>
    </w:div>
    <w:div w:id="333538742">
      <w:bodyDiv w:val="1"/>
      <w:marLeft w:val="0"/>
      <w:marRight w:val="0"/>
      <w:marTop w:val="0"/>
      <w:marBottom w:val="0"/>
      <w:divBdr>
        <w:top w:val="none" w:sz="0" w:space="0" w:color="auto"/>
        <w:left w:val="none" w:sz="0" w:space="0" w:color="auto"/>
        <w:bottom w:val="none" w:sz="0" w:space="0" w:color="auto"/>
        <w:right w:val="none" w:sz="0" w:space="0" w:color="auto"/>
      </w:divBdr>
    </w:div>
    <w:div w:id="339552790">
      <w:bodyDiv w:val="1"/>
      <w:marLeft w:val="0"/>
      <w:marRight w:val="0"/>
      <w:marTop w:val="0"/>
      <w:marBottom w:val="0"/>
      <w:divBdr>
        <w:top w:val="none" w:sz="0" w:space="0" w:color="auto"/>
        <w:left w:val="none" w:sz="0" w:space="0" w:color="auto"/>
        <w:bottom w:val="none" w:sz="0" w:space="0" w:color="auto"/>
        <w:right w:val="none" w:sz="0" w:space="0" w:color="auto"/>
      </w:divBdr>
    </w:div>
    <w:div w:id="351733389">
      <w:bodyDiv w:val="1"/>
      <w:marLeft w:val="0"/>
      <w:marRight w:val="0"/>
      <w:marTop w:val="0"/>
      <w:marBottom w:val="0"/>
      <w:divBdr>
        <w:top w:val="none" w:sz="0" w:space="0" w:color="auto"/>
        <w:left w:val="none" w:sz="0" w:space="0" w:color="auto"/>
        <w:bottom w:val="none" w:sz="0" w:space="0" w:color="auto"/>
        <w:right w:val="none" w:sz="0" w:space="0" w:color="auto"/>
      </w:divBdr>
    </w:div>
    <w:div w:id="391468217">
      <w:bodyDiv w:val="1"/>
      <w:marLeft w:val="0"/>
      <w:marRight w:val="0"/>
      <w:marTop w:val="0"/>
      <w:marBottom w:val="0"/>
      <w:divBdr>
        <w:top w:val="none" w:sz="0" w:space="0" w:color="auto"/>
        <w:left w:val="none" w:sz="0" w:space="0" w:color="auto"/>
        <w:bottom w:val="none" w:sz="0" w:space="0" w:color="auto"/>
        <w:right w:val="none" w:sz="0" w:space="0" w:color="auto"/>
      </w:divBdr>
    </w:div>
    <w:div w:id="410662040">
      <w:bodyDiv w:val="1"/>
      <w:marLeft w:val="0"/>
      <w:marRight w:val="0"/>
      <w:marTop w:val="0"/>
      <w:marBottom w:val="0"/>
      <w:divBdr>
        <w:top w:val="none" w:sz="0" w:space="0" w:color="auto"/>
        <w:left w:val="none" w:sz="0" w:space="0" w:color="auto"/>
        <w:bottom w:val="none" w:sz="0" w:space="0" w:color="auto"/>
        <w:right w:val="none" w:sz="0" w:space="0" w:color="auto"/>
      </w:divBdr>
      <w:divsChild>
        <w:div w:id="1696885372">
          <w:marLeft w:val="446"/>
          <w:marRight w:val="0"/>
          <w:marTop w:val="0"/>
          <w:marBottom w:val="0"/>
          <w:divBdr>
            <w:top w:val="none" w:sz="0" w:space="0" w:color="auto"/>
            <w:left w:val="none" w:sz="0" w:space="0" w:color="auto"/>
            <w:bottom w:val="none" w:sz="0" w:space="0" w:color="auto"/>
            <w:right w:val="none" w:sz="0" w:space="0" w:color="auto"/>
          </w:divBdr>
        </w:div>
        <w:div w:id="1304695660">
          <w:marLeft w:val="446"/>
          <w:marRight w:val="0"/>
          <w:marTop w:val="0"/>
          <w:marBottom w:val="0"/>
          <w:divBdr>
            <w:top w:val="none" w:sz="0" w:space="0" w:color="auto"/>
            <w:left w:val="none" w:sz="0" w:space="0" w:color="auto"/>
            <w:bottom w:val="none" w:sz="0" w:space="0" w:color="auto"/>
            <w:right w:val="none" w:sz="0" w:space="0" w:color="auto"/>
          </w:divBdr>
        </w:div>
      </w:divsChild>
    </w:div>
    <w:div w:id="481965574">
      <w:bodyDiv w:val="1"/>
      <w:marLeft w:val="0"/>
      <w:marRight w:val="0"/>
      <w:marTop w:val="0"/>
      <w:marBottom w:val="0"/>
      <w:divBdr>
        <w:top w:val="none" w:sz="0" w:space="0" w:color="auto"/>
        <w:left w:val="none" w:sz="0" w:space="0" w:color="auto"/>
        <w:bottom w:val="none" w:sz="0" w:space="0" w:color="auto"/>
        <w:right w:val="none" w:sz="0" w:space="0" w:color="auto"/>
      </w:divBdr>
    </w:div>
    <w:div w:id="522090547">
      <w:bodyDiv w:val="1"/>
      <w:marLeft w:val="0"/>
      <w:marRight w:val="0"/>
      <w:marTop w:val="0"/>
      <w:marBottom w:val="0"/>
      <w:divBdr>
        <w:top w:val="none" w:sz="0" w:space="0" w:color="auto"/>
        <w:left w:val="none" w:sz="0" w:space="0" w:color="auto"/>
        <w:bottom w:val="none" w:sz="0" w:space="0" w:color="auto"/>
        <w:right w:val="none" w:sz="0" w:space="0" w:color="auto"/>
      </w:divBdr>
    </w:div>
    <w:div w:id="535047270">
      <w:bodyDiv w:val="1"/>
      <w:marLeft w:val="0"/>
      <w:marRight w:val="0"/>
      <w:marTop w:val="0"/>
      <w:marBottom w:val="0"/>
      <w:divBdr>
        <w:top w:val="none" w:sz="0" w:space="0" w:color="auto"/>
        <w:left w:val="none" w:sz="0" w:space="0" w:color="auto"/>
        <w:bottom w:val="none" w:sz="0" w:space="0" w:color="auto"/>
        <w:right w:val="none" w:sz="0" w:space="0" w:color="auto"/>
      </w:divBdr>
    </w:div>
    <w:div w:id="546532929">
      <w:bodyDiv w:val="1"/>
      <w:marLeft w:val="0"/>
      <w:marRight w:val="0"/>
      <w:marTop w:val="0"/>
      <w:marBottom w:val="0"/>
      <w:divBdr>
        <w:top w:val="none" w:sz="0" w:space="0" w:color="auto"/>
        <w:left w:val="none" w:sz="0" w:space="0" w:color="auto"/>
        <w:bottom w:val="none" w:sz="0" w:space="0" w:color="auto"/>
        <w:right w:val="none" w:sz="0" w:space="0" w:color="auto"/>
      </w:divBdr>
    </w:div>
    <w:div w:id="571545063">
      <w:bodyDiv w:val="1"/>
      <w:marLeft w:val="0"/>
      <w:marRight w:val="0"/>
      <w:marTop w:val="0"/>
      <w:marBottom w:val="0"/>
      <w:divBdr>
        <w:top w:val="none" w:sz="0" w:space="0" w:color="auto"/>
        <w:left w:val="none" w:sz="0" w:space="0" w:color="auto"/>
        <w:bottom w:val="none" w:sz="0" w:space="0" w:color="auto"/>
        <w:right w:val="none" w:sz="0" w:space="0" w:color="auto"/>
      </w:divBdr>
    </w:div>
    <w:div w:id="571814631">
      <w:bodyDiv w:val="1"/>
      <w:marLeft w:val="0"/>
      <w:marRight w:val="0"/>
      <w:marTop w:val="0"/>
      <w:marBottom w:val="0"/>
      <w:divBdr>
        <w:top w:val="none" w:sz="0" w:space="0" w:color="auto"/>
        <w:left w:val="none" w:sz="0" w:space="0" w:color="auto"/>
        <w:bottom w:val="none" w:sz="0" w:space="0" w:color="auto"/>
        <w:right w:val="none" w:sz="0" w:space="0" w:color="auto"/>
      </w:divBdr>
    </w:div>
    <w:div w:id="607126957">
      <w:bodyDiv w:val="1"/>
      <w:marLeft w:val="0"/>
      <w:marRight w:val="0"/>
      <w:marTop w:val="0"/>
      <w:marBottom w:val="0"/>
      <w:divBdr>
        <w:top w:val="none" w:sz="0" w:space="0" w:color="auto"/>
        <w:left w:val="none" w:sz="0" w:space="0" w:color="auto"/>
        <w:bottom w:val="none" w:sz="0" w:space="0" w:color="auto"/>
        <w:right w:val="none" w:sz="0" w:space="0" w:color="auto"/>
      </w:divBdr>
    </w:div>
    <w:div w:id="626590131">
      <w:bodyDiv w:val="1"/>
      <w:marLeft w:val="0"/>
      <w:marRight w:val="0"/>
      <w:marTop w:val="0"/>
      <w:marBottom w:val="0"/>
      <w:divBdr>
        <w:top w:val="none" w:sz="0" w:space="0" w:color="auto"/>
        <w:left w:val="none" w:sz="0" w:space="0" w:color="auto"/>
        <w:bottom w:val="none" w:sz="0" w:space="0" w:color="auto"/>
        <w:right w:val="none" w:sz="0" w:space="0" w:color="auto"/>
      </w:divBdr>
      <w:divsChild>
        <w:div w:id="501966796">
          <w:marLeft w:val="720"/>
          <w:marRight w:val="0"/>
          <w:marTop w:val="0"/>
          <w:marBottom w:val="120"/>
          <w:divBdr>
            <w:top w:val="none" w:sz="0" w:space="0" w:color="auto"/>
            <w:left w:val="none" w:sz="0" w:space="0" w:color="auto"/>
            <w:bottom w:val="none" w:sz="0" w:space="0" w:color="auto"/>
            <w:right w:val="none" w:sz="0" w:space="0" w:color="auto"/>
          </w:divBdr>
        </w:div>
      </w:divsChild>
    </w:div>
    <w:div w:id="627972738">
      <w:bodyDiv w:val="1"/>
      <w:marLeft w:val="0"/>
      <w:marRight w:val="0"/>
      <w:marTop w:val="0"/>
      <w:marBottom w:val="0"/>
      <w:divBdr>
        <w:top w:val="none" w:sz="0" w:space="0" w:color="auto"/>
        <w:left w:val="none" w:sz="0" w:space="0" w:color="auto"/>
        <w:bottom w:val="none" w:sz="0" w:space="0" w:color="auto"/>
        <w:right w:val="none" w:sz="0" w:space="0" w:color="auto"/>
      </w:divBdr>
    </w:div>
    <w:div w:id="645202412">
      <w:bodyDiv w:val="1"/>
      <w:marLeft w:val="0"/>
      <w:marRight w:val="0"/>
      <w:marTop w:val="0"/>
      <w:marBottom w:val="0"/>
      <w:divBdr>
        <w:top w:val="none" w:sz="0" w:space="0" w:color="auto"/>
        <w:left w:val="none" w:sz="0" w:space="0" w:color="auto"/>
        <w:bottom w:val="none" w:sz="0" w:space="0" w:color="auto"/>
        <w:right w:val="none" w:sz="0" w:space="0" w:color="auto"/>
      </w:divBdr>
    </w:div>
    <w:div w:id="703869379">
      <w:bodyDiv w:val="1"/>
      <w:marLeft w:val="0"/>
      <w:marRight w:val="0"/>
      <w:marTop w:val="0"/>
      <w:marBottom w:val="0"/>
      <w:divBdr>
        <w:top w:val="none" w:sz="0" w:space="0" w:color="auto"/>
        <w:left w:val="none" w:sz="0" w:space="0" w:color="auto"/>
        <w:bottom w:val="none" w:sz="0" w:space="0" w:color="auto"/>
        <w:right w:val="none" w:sz="0" w:space="0" w:color="auto"/>
      </w:divBdr>
    </w:div>
    <w:div w:id="712316377">
      <w:bodyDiv w:val="1"/>
      <w:marLeft w:val="0"/>
      <w:marRight w:val="0"/>
      <w:marTop w:val="0"/>
      <w:marBottom w:val="0"/>
      <w:divBdr>
        <w:top w:val="none" w:sz="0" w:space="0" w:color="auto"/>
        <w:left w:val="none" w:sz="0" w:space="0" w:color="auto"/>
        <w:bottom w:val="none" w:sz="0" w:space="0" w:color="auto"/>
        <w:right w:val="none" w:sz="0" w:space="0" w:color="auto"/>
      </w:divBdr>
    </w:div>
    <w:div w:id="723911803">
      <w:bodyDiv w:val="1"/>
      <w:marLeft w:val="0"/>
      <w:marRight w:val="0"/>
      <w:marTop w:val="0"/>
      <w:marBottom w:val="0"/>
      <w:divBdr>
        <w:top w:val="none" w:sz="0" w:space="0" w:color="auto"/>
        <w:left w:val="none" w:sz="0" w:space="0" w:color="auto"/>
        <w:bottom w:val="none" w:sz="0" w:space="0" w:color="auto"/>
        <w:right w:val="none" w:sz="0" w:space="0" w:color="auto"/>
      </w:divBdr>
    </w:div>
    <w:div w:id="740711183">
      <w:bodyDiv w:val="1"/>
      <w:marLeft w:val="0"/>
      <w:marRight w:val="0"/>
      <w:marTop w:val="0"/>
      <w:marBottom w:val="0"/>
      <w:divBdr>
        <w:top w:val="none" w:sz="0" w:space="0" w:color="auto"/>
        <w:left w:val="none" w:sz="0" w:space="0" w:color="auto"/>
        <w:bottom w:val="none" w:sz="0" w:space="0" w:color="auto"/>
        <w:right w:val="none" w:sz="0" w:space="0" w:color="auto"/>
      </w:divBdr>
    </w:div>
    <w:div w:id="744690724">
      <w:bodyDiv w:val="1"/>
      <w:marLeft w:val="0"/>
      <w:marRight w:val="0"/>
      <w:marTop w:val="0"/>
      <w:marBottom w:val="0"/>
      <w:divBdr>
        <w:top w:val="none" w:sz="0" w:space="0" w:color="auto"/>
        <w:left w:val="none" w:sz="0" w:space="0" w:color="auto"/>
        <w:bottom w:val="none" w:sz="0" w:space="0" w:color="auto"/>
        <w:right w:val="none" w:sz="0" w:space="0" w:color="auto"/>
      </w:divBdr>
    </w:div>
    <w:div w:id="757138762">
      <w:bodyDiv w:val="1"/>
      <w:marLeft w:val="0"/>
      <w:marRight w:val="0"/>
      <w:marTop w:val="0"/>
      <w:marBottom w:val="0"/>
      <w:divBdr>
        <w:top w:val="none" w:sz="0" w:space="0" w:color="auto"/>
        <w:left w:val="none" w:sz="0" w:space="0" w:color="auto"/>
        <w:bottom w:val="none" w:sz="0" w:space="0" w:color="auto"/>
        <w:right w:val="none" w:sz="0" w:space="0" w:color="auto"/>
      </w:divBdr>
    </w:div>
    <w:div w:id="767970192">
      <w:bodyDiv w:val="1"/>
      <w:marLeft w:val="0"/>
      <w:marRight w:val="0"/>
      <w:marTop w:val="0"/>
      <w:marBottom w:val="0"/>
      <w:divBdr>
        <w:top w:val="none" w:sz="0" w:space="0" w:color="auto"/>
        <w:left w:val="none" w:sz="0" w:space="0" w:color="auto"/>
        <w:bottom w:val="none" w:sz="0" w:space="0" w:color="auto"/>
        <w:right w:val="none" w:sz="0" w:space="0" w:color="auto"/>
      </w:divBdr>
    </w:div>
    <w:div w:id="775716210">
      <w:bodyDiv w:val="1"/>
      <w:marLeft w:val="0"/>
      <w:marRight w:val="0"/>
      <w:marTop w:val="0"/>
      <w:marBottom w:val="0"/>
      <w:divBdr>
        <w:top w:val="none" w:sz="0" w:space="0" w:color="auto"/>
        <w:left w:val="none" w:sz="0" w:space="0" w:color="auto"/>
        <w:bottom w:val="none" w:sz="0" w:space="0" w:color="auto"/>
        <w:right w:val="none" w:sz="0" w:space="0" w:color="auto"/>
      </w:divBdr>
    </w:div>
    <w:div w:id="782770107">
      <w:bodyDiv w:val="1"/>
      <w:marLeft w:val="0"/>
      <w:marRight w:val="0"/>
      <w:marTop w:val="0"/>
      <w:marBottom w:val="0"/>
      <w:divBdr>
        <w:top w:val="none" w:sz="0" w:space="0" w:color="auto"/>
        <w:left w:val="none" w:sz="0" w:space="0" w:color="auto"/>
        <w:bottom w:val="none" w:sz="0" w:space="0" w:color="auto"/>
        <w:right w:val="none" w:sz="0" w:space="0" w:color="auto"/>
      </w:divBdr>
    </w:div>
    <w:div w:id="809128549">
      <w:bodyDiv w:val="1"/>
      <w:marLeft w:val="0"/>
      <w:marRight w:val="0"/>
      <w:marTop w:val="0"/>
      <w:marBottom w:val="0"/>
      <w:divBdr>
        <w:top w:val="none" w:sz="0" w:space="0" w:color="auto"/>
        <w:left w:val="none" w:sz="0" w:space="0" w:color="auto"/>
        <w:bottom w:val="none" w:sz="0" w:space="0" w:color="auto"/>
        <w:right w:val="none" w:sz="0" w:space="0" w:color="auto"/>
      </w:divBdr>
      <w:divsChild>
        <w:div w:id="59985447">
          <w:marLeft w:val="1080"/>
          <w:marRight w:val="0"/>
          <w:marTop w:val="100"/>
          <w:marBottom w:val="0"/>
          <w:divBdr>
            <w:top w:val="none" w:sz="0" w:space="0" w:color="auto"/>
            <w:left w:val="none" w:sz="0" w:space="0" w:color="auto"/>
            <w:bottom w:val="none" w:sz="0" w:space="0" w:color="auto"/>
            <w:right w:val="none" w:sz="0" w:space="0" w:color="auto"/>
          </w:divBdr>
        </w:div>
        <w:div w:id="254364991">
          <w:marLeft w:val="1080"/>
          <w:marRight w:val="0"/>
          <w:marTop w:val="100"/>
          <w:marBottom w:val="0"/>
          <w:divBdr>
            <w:top w:val="none" w:sz="0" w:space="0" w:color="auto"/>
            <w:left w:val="none" w:sz="0" w:space="0" w:color="auto"/>
            <w:bottom w:val="none" w:sz="0" w:space="0" w:color="auto"/>
            <w:right w:val="none" w:sz="0" w:space="0" w:color="auto"/>
          </w:divBdr>
        </w:div>
        <w:div w:id="507256358">
          <w:marLeft w:val="1080"/>
          <w:marRight w:val="0"/>
          <w:marTop w:val="100"/>
          <w:marBottom w:val="0"/>
          <w:divBdr>
            <w:top w:val="none" w:sz="0" w:space="0" w:color="auto"/>
            <w:left w:val="none" w:sz="0" w:space="0" w:color="auto"/>
            <w:bottom w:val="none" w:sz="0" w:space="0" w:color="auto"/>
            <w:right w:val="none" w:sz="0" w:space="0" w:color="auto"/>
          </w:divBdr>
        </w:div>
        <w:div w:id="977299050">
          <w:marLeft w:val="360"/>
          <w:marRight w:val="0"/>
          <w:marTop w:val="0"/>
          <w:marBottom w:val="0"/>
          <w:divBdr>
            <w:top w:val="none" w:sz="0" w:space="0" w:color="auto"/>
            <w:left w:val="none" w:sz="0" w:space="0" w:color="auto"/>
            <w:bottom w:val="none" w:sz="0" w:space="0" w:color="auto"/>
            <w:right w:val="none" w:sz="0" w:space="0" w:color="auto"/>
          </w:divBdr>
        </w:div>
        <w:div w:id="1441798161">
          <w:marLeft w:val="360"/>
          <w:marRight w:val="0"/>
          <w:marTop w:val="0"/>
          <w:marBottom w:val="0"/>
          <w:divBdr>
            <w:top w:val="none" w:sz="0" w:space="0" w:color="auto"/>
            <w:left w:val="none" w:sz="0" w:space="0" w:color="auto"/>
            <w:bottom w:val="none" w:sz="0" w:space="0" w:color="auto"/>
            <w:right w:val="none" w:sz="0" w:space="0" w:color="auto"/>
          </w:divBdr>
        </w:div>
        <w:div w:id="1726685658">
          <w:marLeft w:val="1080"/>
          <w:marRight w:val="0"/>
          <w:marTop w:val="100"/>
          <w:marBottom w:val="0"/>
          <w:divBdr>
            <w:top w:val="none" w:sz="0" w:space="0" w:color="auto"/>
            <w:left w:val="none" w:sz="0" w:space="0" w:color="auto"/>
            <w:bottom w:val="none" w:sz="0" w:space="0" w:color="auto"/>
            <w:right w:val="none" w:sz="0" w:space="0" w:color="auto"/>
          </w:divBdr>
        </w:div>
        <w:div w:id="1757436611">
          <w:marLeft w:val="1080"/>
          <w:marRight w:val="0"/>
          <w:marTop w:val="100"/>
          <w:marBottom w:val="0"/>
          <w:divBdr>
            <w:top w:val="none" w:sz="0" w:space="0" w:color="auto"/>
            <w:left w:val="none" w:sz="0" w:space="0" w:color="auto"/>
            <w:bottom w:val="none" w:sz="0" w:space="0" w:color="auto"/>
            <w:right w:val="none" w:sz="0" w:space="0" w:color="auto"/>
          </w:divBdr>
        </w:div>
        <w:div w:id="1864128814">
          <w:marLeft w:val="360"/>
          <w:marRight w:val="0"/>
          <w:marTop w:val="0"/>
          <w:marBottom w:val="0"/>
          <w:divBdr>
            <w:top w:val="none" w:sz="0" w:space="0" w:color="auto"/>
            <w:left w:val="none" w:sz="0" w:space="0" w:color="auto"/>
            <w:bottom w:val="none" w:sz="0" w:space="0" w:color="auto"/>
            <w:right w:val="none" w:sz="0" w:space="0" w:color="auto"/>
          </w:divBdr>
        </w:div>
        <w:div w:id="1903519171">
          <w:marLeft w:val="360"/>
          <w:marRight w:val="0"/>
          <w:marTop w:val="0"/>
          <w:marBottom w:val="0"/>
          <w:divBdr>
            <w:top w:val="none" w:sz="0" w:space="0" w:color="auto"/>
            <w:left w:val="none" w:sz="0" w:space="0" w:color="auto"/>
            <w:bottom w:val="none" w:sz="0" w:space="0" w:color="auto"/>
            <w:right w:val="none" w:sz="0" w:space="0" w:color="auto"/>
          </w:divBdr>
        </w:div>
      </w:divsChild>
    </w:div>
    <w:div w:id="815102519">
      <w:bodyDiv w:val="1"/>
      <w:marLeft w:val="0"/>
      <w:marRight w:val="0"/>
      <w:marTop w:val="0"/>
      <w:marBottom w:val="0"/>
      <w:divBdr>
        <w:top w:val="none" w:sz="0" w:space="0" w:color="auto"/>
        <w:left w:val="none" w:sz="0" w:space="0" w:color="auto"/>
        <w:bottom w:val="none" w:sz="0" w:space="0" w:color="auto"/>
        <w:right w:val="none" w:sz="0" w:space="0" w:color="auto"/>
      </w:divBdr>
    </w:div>
    <w:div w:id="936400515">
      <w:bodyDiv w:val="1"/>
      <w:marLeft w:val="0"/>
      <w:marRight w:val="0"/>
      <w:marTop w:val="0"/>
      <w:marBottom w:val="0"/>
      <w:divBdr>
        <w:top w:val="none" w:sz="0" w:space="0" w:color="auto"/>
        <w:left w:val="none" w:sz="0" w:space="0" w:color="auto"/>
        <w:bottom w:val="none" w:sz="0" w:space="0" w:color="auto"/>
        <w:right w:val="none" w:sz="0" w:space="0" w:color="auto"/>
      </w:divBdr>
    </w:div>
    <w:div w:id="944927754">
      <w:bodyDiv w:val="1"/>
      <w:marLeft w:val="0"/>
      <w:marRight w:val="0"/>
      <w:marTop w:val="0"/>
      <w:marBottom w:val="0"/>
      <w:divBdr>
        <w:top w:val="none" w:sz="0" w:space="0" w:color="auto"/>
        <w:left w:val="none" w:sz="0" w:space="0" w:color="auto"/>
        <w:bottom w:val="none" w:sz="0" w:space="0" w:color="auto"/>
        <w:right w:val="none" w:sz="0" w:space="0" w:color="auto"/>
      </w:divBdr>
    </w:div>
    <w:div w:id="945620521">
      <w:bodyDiv w:val="1"/>
      <w:marLeft w:val="0"/>
      <w:marRight w:val="0"/>
      <w:marTop w:val="0"/>
      <w:marBottom w:val="0"/>
      <w:divBdr>
        <w:top w:val="none" w:sz="0" w:space="0" w:color="auto"/>
        <w:left w:val="none" w:sz="0" w:space="0" w:color="auto"/>
        <w:bottom w:val="none" w:sz="0" w:space="0" w:color="auto"/>
        <w:right w:val="none" w:sz="0" w:space="0" w:color="auto"/>
      </w:divBdr>
    </w:div>
    <w:div w:id="974532551">
      <w:bodyDiv w:val="1"/>
      <w:marLeft w:val="0"/>
      <w:marRight w:val="0"/>
      <w:marTop w:val="0"/>
      <w:marBottom w:val="0"/>
      <w:divBdr>
        <w:top w:val="none" w:sz="0" w:space="0" w:color="auto"/>
        <w:left w:val="none" w:sz="0" w:space="0" w:color="auto"/>
        <w:bottom w:val="none" w:sz="0" w:space="0" w:color="auto"/>
        <w:right w:val="none" w:sz="0" w:space="0" w:color="auto"/>
      </w:divBdr>
    </w:div>
    <w:div w:id="1014453345">
      <w:bodyDiv w:val="1"/>
      <w:marLeft w:val="0"/>
      <w:marRight w:val="0"/>
      <w:marTop w:val="0"/>
      <w:marBottom w:val="0"/>
      <w:divBdr>
        <w:top w:val="none" w:sz="0" w:space="0" w:color="auto"/>
        <w:left w:val="none" w:sz="0" w:space="0" w:color="auto"/>
        <w:bottom w:val="none" w:sz="0" w:space="0" w:color="auto"/>
        <w:right w:val="none" w:sz="0" w:space="0" w:color="auto"/>
      </w:divBdr>
    </w:div>
    <w:div w:id="1016611549">
      <w:bodyDiv w:val="1"/>
      <w:marLeft w:val="0"/>
      <w:marRight w:val="0"/>
      <w:marTop w:val="0"/>
      <w:marBottom w:val="0"/>
      <w:divBdr>
        <w:top w:val="none" w:sz="0" w:space="0" w:color="auto"/>
        <w:left w:val="none" w:sz="0" w:space="0" w:color="auto"/>
        <w:bottom w:val="none" w:sz="0" w:space="0" w:color="auto"/>
        <w:right w:val="none" w:sz="0" w:space="0" w:color="auto"/>
      </w:divBdr>
    </w:div>
    <w:div w:id="1021932668">
      <w:bodyDiv w:val="1"/>
      <w:marLeft w:val="0"/>
      <w:marRight w:val="0"/>
      <w:marTop w:val="0"/>
      <w:marBottom w:val="0"/>
      <w:divBdr>
        <w:top w:val="none" w:sz="0" w:space="0" w:color="auto"/>
        <w:left w:val="none" w:sz="0" w:space="0" w:color="auto"/>
        <w:bottom w:val="none" w:sz="0" w:space="0" w:color="auto"/>
        <w:right w:val="none" w:sz="0" w:space="0" w:color="auto"/>
      </w:divBdr>
    </w:div>
    <w:div w:id="1051418218">
      <w:bodyDiv w:val="1"/>
      <w:marLeft w:val="0"/>
      <w:marRight w:val="0"/>
      <w:marTop w:val="0"/>
      <w:marBottom w:val="0"/>
      <w:divBdr>
        <w:top w:val="none" w:sz="0" w:space="0" w:color="auto"/>
        <w:left w:val="none" w:sz="0" w:space="0" w:color="auto"/>
        <w:bottom w:val="none" w:sz="0" w:space="0" w:color="auto"/>
        <w:right w:val="none" w:sz="0" w:space="0" w:color="auto"/>
      </w:divBdr>
    </w:div>
    <w:div w:id="1086152014">
      <w:bodyDiv w:val="1"/>
      <w:marLeft w:val="0"/>
      <w:marRight w:val="0"/>
      <w:marTop w:val="0"/>
      <w:marBottom w:val="0"/>
      <w:divBdr>
        <w:top w:val="none" w:sz="0" w:space="0" w:color="auto"/>
        <w:left w:val="none" w:sz="0" w:space="0" w:color="auto"/>
        <w:bottom w:val="none" w:sz="0" w:space="0" w:color="auto"/>
        <w:right w:val="none" w:sz="0" w:space="0" w:color="auto"/>
      </w:divBdr>
    </w:div>
    <w:div w:id="1124038667">
      <w:bodyDiv w:val="1"/>
      <w:marLeft w:val="0"/>
      <w:marRight w:val="0"/>
      <w:marTop w:val="0"/>
      <w:marBottom w:val="0"/>
      <w:divBdr>
        <w:top w:val="none" w:sz="0" w:space="0" w:color="auto"/>
        <w:left w:val="none" w:sz="0" w:space="0" w:color="auto"/>
        <w:bottom w:val="none" w:sz="0" w:space="0" w:color="auto"/>
        <w:right w:val="none" w:sz="0" w:space="0" w:color="auto"/>
      </w:divBdr>
    </w:div>
    <w:div w:id="1132988945">
      <w:bodyDiv w:val="1"/>
      <w:marLeft w:val="0"/>
      <w:marRight w:val="0"/>
      <w:marTop w:val="0"/>
      <w:marBottom w:val="0"/>
      <w:divBdr>
        <w:top w:val="none" w:sz="0" w:space="0" w:color="auto"/>
        <w:left w:val="none" w:sz="0" w:space="0" w:color="auto"/>
        <w:bottom w:val="none" w:sz="0" w:space="0" w:color="auto"/>
        <w:right w:val="none" w:sz="0" w:space="0" w:color="auto"/>
      </w:divBdr>
      <w:divsChild>
        <w:div w:id="1879705533">
          <w:marLeft w:val="274"/>
          <w:marRight w:val="0"/>
          <w:marTop w:val="60"/>
          <w:marBottom w:val="60"/>
          <w:divBdr>
            <w:top w:val="none" w:sz="0" w:space="0" w:color="auto"/>
            <w:left w:val="none" w:sz="0" w:space="0" w:color="auto"/>
            <w:bottom w:val="none" w:sz="0" w:space="0" w:color="auto"/>
            <w:right w:val="none" w:sz="0" w:space="0" w:color="auto"/>
          </w:divBdr>
        </w:div>
        <w:div w:id="1003584419">
          <w:marLeft w:val="274"/>
          <w:marRight w:val="0"/>
          <w:marTop w:val="60"/>
          <w:marBottom w:val="60"/>
          <w:divBdr>
            <w:top w:val="none" w:sz="0" w:space="0" w:color="auto"/>
            <w:left w:val="none" w:sz="0" w:space="0" w:color="auto"/>
            <w:bottom w:val="none" w:sz="0" w:space="0" w:color="auto"/>
            <w:right w:val="none" w:sz="0" w:space="0" w:color="auto"/>
          </w:divBdr>
        </w:div>
        <w:div w:id="409428065">
          <w:marLeft w:val="274"/>
          <w:marRight w:val="0"/>
          <w:marTop w:val="60"/>
          <w:marBottom w:val="60"/>
          <w:divBdr>
            <w:top w:val="none" w:sz="0" w:space="0" w:color="auto"/>
            <w:left w:val="none" w:sz="0" w:space="0" w:color="auto"/>
            <w:bottom w:val="none" w:sz="0" w:space="0" w:color="auto"/>
            <w:right w:val="none" w:sz="0" w:space="0" w:color="auto"/>
          </w:divBdr>
        </w:div>
        <w:div w:id="647176142">
          <w:marLeft w:val="274"/>
          <w:marRight w:val="0"/>
          <w:marTop w:val="60"/>
          <w:marBottom w:val="60"/>
          <w:divBdr>
            <w:top w:val="none" w:sz="0" w:space="0" w:color="auto"/>
            <w:left w:val="none" w:sz="0" w:space="0" w:color="auto"/>
            <w:bottom w:val="none" w:sz="0" w:space="0" w:color="auto"/>
            <w:right w:val="none" w:sz="0" w:space="0" w:color="auto"/>
          </w:divBdr>
        </w:div>
      </w:divsChild>
    </w:div>
    <w:div w:id="1137184454">
      <w:bodyDiv w:val="1"/>
      <w:marLeft w:val="0"/>
      <w:marRight w:val="0"/>
      <w:marTop w:val="0"/>
      <w:marBottom w:val="0"/>
      <w:divBdr>
        <w:top w:val="none" w:sz="0" w:space="0" w:color="auto"/>
        <w:left w:val="none" w:sz="0" w:space="0" w:color="auto"/>
        <w:bottom w:val="none" w:sz="0" w:space="0" w:color="auto"/>
        <w:right w:val="none" w:sz="0" w:space="0" w:color="auto"/>
      </w:divBdr>
      <w:divsChild>
        <w:div w:id="497116803">
          <w:marLeft w:val="720"/>
          <w:marRight w:val="0"/>
          <w:marTop w:val="0"/>
          <w:marBottom w:val="120"/>
          <w:divBdr>
            <w:top w:val="none" w:sz="0" w:space="0" w:color="auto"/>
            <w:left w:val="none" w:sz="0" w:space="0" w:color="auto"/>
            <w:bottom w:val="none" w:sz="0" w:space="0" w:color="auto"/>
            <w:right w:val="none" w:sz="0" w:space="0" w:color="auto"/>
          </w:divBdr>
        </w:div>
        <w:div w:id="1231694936">
          <w:marLeft w:val="720"/>
          <w:marRight w:val="0"/>
          <w:marTop w:val="0"/>
          <w:marBottom w:val="120"/>
          <w:divBdr>
            <w:top w:val="none" w:sz="0" w:space="0" w:color="auto"/>
            <w:left w:val="none" w:sz="0" w:space="0" w:color="auto"/>
            <w:bottom w:val="none" w:sz="0" w:space="0" w:color="auto"/>
            <w:right w:val="none" w:sz="0" w:space="0" w:color="auto"/>
          </w:divBdr>
        </w:div>
      </w:divsChild>
    </w:div>
    <w:div w:id="1148743962">
      <w:bodyDiv w:val="1"/>
      <w:marLeft w:val="0"/>
      <w:marRight w:val="0"/>
      <w:marTop w:val="0"/>
      <w:marBottom w:val="0"/>
      <w:divBdr>
        <w:top w:val="none" w:sz="0" w:space="0" w:color="auto"/>
        <w:left w:val="none" w:sz="0" w:space="0" w:color="auto"/>
        <w:bottom w:val="none" w:sz="0" w:space="0" w:color="auto"/>
        <w:right w:val="none" w:sz="0" w:space="0" w:color="auto"/>
      </w:divBdr>
    </w:div>
    <w:div w:id="1223710655">
      <w:bodyDiv w:val="1"/>
      <w:marLeft w:val="0"/>
      <w:marRight w:val="0"/>
      <w:marTop w:val="0"/>
      <w:marBottom w:val="0"/>
      <w:divBdr>
        <w:top w:val="none" w:sz="0" w:space="0" w:color="auto"/>
        <w:left w:val="none" w:sz="0" w:space="0" w:color="auto"/>
        <w:bottom w:val="none" w:sz="0" w:space="0" w:color="auto"/>
        <w:right w:val="none" w:sz="0" w:space="0" w:color="auto"/>
      </w:divBdr>
    </w:div>
    <w:div w:id="1235775303">
      <w:bodyDiv w:val="1"/>
      <w:marLeft w:val="0"/>
      <w:marRight w:val="0"/>
      <w:marTop w:val="0"/>
      <w:marBottom w:val="0"/>
      <w:divBdr>
        <w:top w:val="none" w:sz="0" w:space="0" w:color="auto"/>
        <w:left w:val="none" w:sz="0" w:space="0" w:color="auto"/>
        <w:bottom w:val="none" w:sz="0" w:space="0" w:color="auto"/>
        <w:right w:val="none" w:sz="0" w:space="0" w:color="auto"/>
      </w:divBdr>
    </w:div>
    <w:div w:id="1246038149">
      <w:bodyDiv w:val="1"/>
      <w:marLeft w:val="0"/>
      <w:marRight w:val="0"/>
      <w:marTop w:val="0"/>
      <w:marBottom w:val="0"/>
      <w:divBdr>
        <w:top w:val="none" w:sz="0" w:space="0" w:color="auto"/>
        <w:left w:val="none" w:sz="0" w:space="0" w:color="auto"/>
        <w:bottom w:val="none" w:sz="0" w:space="0" w:color="auto"/>
        <w:right w:val="none" w:sz="0" w:space="0" w:color="auto"/>
      </w:divBdr>
    </w:div>
    <w:div w:id="1276475388">
      <w:bodyDiv w:val="1"/>
      <w:marLeft w:val="0"/>
      <w:marRight w:val="0"/>
      <w:marTop w:val="0"/>
      <w:marBottom w:val="0"/>
      <w:divBdr>
        <w:top w:val="none" w:sz="0" w:space="0" w:color="auto"/>
        <w:left w:val="none" w:sz="0" w:space="0" w:color="auto"/>
        <w:bottom w:val="none" w:sz="0" w:space="0" w:color="auto"/>
        <w:right w:val="none" w:sz="0" w:space="0" w:color="auto"/>
      </w:divBdr>
    </w:div>
    <w:div w:id="1278831263">
      <w:bodyDiv w:val="1"/>
      <w:marLeft w:val="0"/>
      <w:marRight w:val="0"/>
      <w:marTop w:val="0"/>
      <w:marBottom w:val="0"/>
      <w:divBdr>
        <w:top w:val="none" w:sz="0" w:space="0" w:color="auto"/>
        <w:left w:val="none" w:sz="0" w:space="0" w:color="auto"/>
        <w:bottom w:val="none" w:sz="0" w:space="0" w:color="auto"/>
        <w:right w:val="none" w:sz="0" w:space="0" w:color="auto"/>
      </w:divBdr>
      <w:divsChild>
        <w:div w:id="732890891">
          <w:marLeft w:val="274"/>
          <w:marRight w:val="0"/>
          <w:marTop w:val="0"/>
          <w:marBottom w:val="0"/>
          <w:divBdr>
            <w:top w:val="none" w:sz="0" w:space="0" w:color="auto"/>
            <w:left w:val="none" w:sz="0" w:space="0" w:color="auto"/>
            <w:bottom w:val="none" w:sz="0" w:space="0" w:color="auto"/>
            <w:right w:val="none" w:sz="0" w:space="0" w:color="auto"/>
          </w:divBdr>
        </w:div>
        <w:div w:id="922909176">
          <w:marLeft w:val="274"/>
          <w:marRight w:val="0"/>
          <w:marTop w:val="0"/>
          <w:marBottom w:val="0"/>
          <w:divBdr>
            <w:top w:val="none" w:sz="0" w:space="0" w:color="auto"/>
            <w:left w:val="none" w:sz="0" w:space="0" w:color="auto"/>
            <w:bottom w:val="none" w:sz="0" w:space="0" w:color="auto"/>
            <w:right w:val="none" w:sz="0" w:space="0" w:color="auto"/>
          </w:divBdr>
        </w:div>
        <w:div w:id="1653675951">
          <w:marLeft w:val="274"/>
          <w:marRight w:val="0"/>
          <w:marTop w:val="0"/>
          <w:marBottom w:val="0"/>
          <w:divBdr>
            <w:top w:val="none" w:sz="0" w:space="0" w:color="auto"/>
            <w:left w:val="none" w:sz="0" w:space="0" w:color="auto"/>
            <w:bottom w:val="none" w:sz="0" w:space="0" w:color="auto"/>
            <w:right w:val="none" w:sz="0" w:space="0" w:color="auto"/>
          </w:divBdr>
        </w:div>
        <w:div w:id="1940259768">
          <w:marLeft w:val="274"/>
          <w:marRight w:val="0"/>
          <w:marTop w:val="0"/>
          <w:marBottom w:val="0"/>
          <w:divBdr>
            <w:top w:val="none" w:sz="0" w:space="0" w:color="auto"/>
            <w:left w:val="none" w:sz="0" w:space="0" w:color="auto"/>
            <w:bottom w:val="none" w:sz="0" w:space="0" w:color="auto"/>
            <w:right w:val="none" w:sz="0" w:space="0" w:color="auto"/>
          </w:divBdr>
        </w:div>
      </w:divsChild>
    </w:div>
    <w:div w:id="1314329951">
      <w:bodyDiv w:val="1"/>
      <w:marLeft w:val="0"/>
      <w:marRight w:val="0"/>
      <w:marTop w:val="0"/>
      <w:marBottom w:val="0"/>
      <w:divBdr>
        <w:top w:val="none" w:sz="0" w:space="0" w:color="auto"/>
        <w:left w:val="none" w:sz="0" w:space="0" w:color="auto"/>
        <w:bottom w:val="none" w:sz="0" w:space="0" w:color="auto"/>
        <w:right w:val="none" w:sz="0" w:space="0" w:color="auto"/>
      </w:divBdr>
      <w:divsChild>
        <w:div w:id="502352856">
          <w:marLeft w:val="446"/>
          <w:marRight w:val="0"/>
          <w:marTop w:val="0"/>
          <w:marBottom w:val="0"/>
          <w:divBdr>
            <w:top w:val="none" w:sz="0" w:space="0" w:color="auto"/>
            <w:left w:val="none" w:sz="0" w:space="0" w:color="auto"/>
            <w:bottom w:val="none" w:sz="0" w:space="0" w:color="auto"/>
            <w:right w:val="none" w:sz="0" w:space="0" w:color="auto"/>
          </w:divBdr>
        </w:div>
        <w:div w:id="635378946">
          <w:marLeft w:val="446"/>
          <w:marRight w:val="0"/>
          <w:marTop w:val="0"/>
          <w:marBottom w:val="0"/>
          <w:divBdr>
            <w:top w:val="none" w:sz="0" w:space="0" w:color="auto"/>
            <w:left w:val="none" w:sz="0" w:space="0" w:color="auto"/>
            <w:bottom w:val="none" w:sz="0" w:space="0" w:color="auto"/>
            <w:right w:val="none" w:sz="0" w:space="0" w:color="auto"/>
          </w:divBdr>
        </w:div>
        <w:div w:id="1300915403">
          <w:marLeft w:val="446"/>
          <w:marRight w:val="0"/>
          <w:marTop w:val="0"/>
          <w:marBottom w:val="0"/>
          <w:divBdr>
            <w:top w:val="none" w:sz="0" w:space="0" w:color="auto"/>
            <w:left w:val="none" w:sz="0" w:space="0" w:color="auto"/>
            <w:bottom w:val="none" w:sz="0" w:space="0" w:color="auto"/>
            <w:right w:val="none" w:sz="0" w:space="0" w:color="auto"/>
          </w:divBdr>
        </w:div>
        <w:div w:id="1685672617">
          <w:marLeft w:val="446"/>
          <w:marRight w:val="0"/>
          <w:marTop w:val="0"/>
          <w:marBottom w:val="0"/>
          <w:divBdr>
            <w:top w:val="none" w:sz="0" w:space="0" w:color="auto"/>
            <w:left w:val="none" w:sz="0" w:space="0" w:color="auto"/>
            <w:bottom w:val="none" w:sz="0" w:space="0" w:color="auto"/>
            <w:right w:val="none" w:sz="0" w:space="0" w:color="auto"/>
          </w:divBdr>
        </w:div>
        <w:div w:id="1824394523">
          <w:marLeft w:val="446"/>
          <w:marRight w:val="0"/>
          <w:marTop w:val="0"/>
          <w:marBottom w:val="0"/>
          <w:divBdr>
            <w:top w:val="none" w:sz="0" w:space="0" w:color="auto"/>
            <w:left w:val="none" w:sz="0" w:space="0" w:color="auto"/>
            <w:bottom w:val="none" w:sz="0" w:space="0" w:color="auto"/>
            <w:right w:val="none" w:sz="0" w:space="0" w:color="auto"/>
          </w:divBdr>
        </w:div>
        <w:div w:id="1893424078">
          <w:marLeft w:val="446"/>
          <w:marRight w:val="0"/>
          <w:marTop w:val="0"/>
          <w:marBottom w:val="0"/>
          <w:divBdr>
            <w:top w:val="none" w:sz="0" w:space="0" w:color="auto"/>
            <w:left w:val="none" w:sz="0" w:space="0" w:color="auto"/>
            <w:bottom w:val="none" w:sz="0" w:space="0" w:color="auto"/>
            <w:right w:val="none" w:sz="0" w:space="0" w:color="auto"/>
          </w:divBdr>
        </w:div>
        <w:div w:id="1981689444">
          <w:marLeft w:val="446"/>
          <w:marRight w:val="0"/>
          <w:marTop w:val="0"/>
          <w:marBottom w:val="0"/>
          <w:divBdr>
            <w:top w:val="none" w:sz="0" w:space="0" w:color="auto"/>
            <w:left w:val="none" w:sz="0" w:space="0" w:color="auto"/>
            <w:bottom w:val="none" w:sz="0" w:space="0" w:color="auto"/>
            <w:right w:val="none" w:sz="0" w:space="0" w:color="auto"/>
          </w:divBdr>
        </w:div>
      </w:divsChild>
    </w:div>
    <w:div w:id="1328707647">
      <w:bodyDiv w:val="1"/>
      <w:marLeft w:val="0"/>
      <w:marRight w:val="0"/>
      <w:marTop w:val="0"/>
      <w:marBottom w:val="0"/>
      <w:divBdr>
        <w:top w:val="none" w:sz="0" w:space="0" w:color="auto"/>
        <w:left w:val="none" w:sz="0" w:space="0" w:color="auto"/>
        <w:bottom w:val="none" w:sz="0" w:space="0" w:color="auto"/>
        <w:right w:val="none" w:sz="0" w:space="0" w:color="auto"/>
      </w:divBdr>
    </w:div>
    <w:div w:id="1357343571">
      <w:bodyDiv w:val="1"/>
      <w:marLeft w:val="0"/>
      <w:marRight w:val="0"/>
      <w:marTop w:val="0"/>
      <w:marBottom w:val="0"/>
      <w:divBdr>
        <w:top w:val="none" w:sz="0" w:space="0" w:color="auto"/>
        <w:left w:val="none" w:sz="0" w:space="0" w:color="auto"/>
        <w:bottom w:val="none" w:sz="0" w:space="0" w:color="auto"/>
        <w:right w:val="none" w:sz="0" w:space="0" w:color="auto"/>
      </w:divBdr>
    </w:div>
    <w:div w:id="1357534997">
      <w:bodyDiv w:val="1"/>
      <w:marLeft w:val="0"/>
      <w:marRight w:val="0"/>
      <w:marTop w:val="0"/>
      <w:marBottom w:val="0"/>
      <w:divBdr>
        <w:top w:val="none" w:sz="0" w:space="0" w:color="auto"/>
        <w:left w:val="none" w:sz="0" w:space="0" w:color="auto"/>
        <w:bottom w:val="none" w:sz="0" w:space="0" w:color="auto"/>
        <w:right w:val="none" w:sz="0" w:space="0" w:color="auto"/>
      </w:divBdr>
    </w:div>
    <w:div w:id="1368023245">
      <w:bodyDiv w:val="1"/>
      <w:marLeft w:val="0"/>
      <w:marRight w:val="0"/>
      <w:marTop w:val="0"/>
      <w:marBottom w:val="0"/>
      <w:divBdr>
        <w:top w:val="none" w:sz="0" w:space="0" w:color="auto"/>
        <w:left w:val="none" w:sz="0" w:space="0" w:color="auto"/>
        <w:bottom w:val="none" w:sz="0" w:space="0" w:color="auto"/>
        <w:right w:val="none" w:sz="0" w:space="0" w:color="auto"/>
      </w:divBdr>
    </w:div>
    <w:div w:id="1390571640">
      <w:bodyDiv w:val="1"/>
      <w:marLeft w:val="0"/>
      <w:marRight w:val="0"/>
      <w:marTop w:val="0"/>
      <w:marBottom w:val="0"/>
      <w:divBdr>
        <w:top w:val="none" w:sz="0" w:space="0" w:color="auto"/>
        <w:left w:val="none" w:sz="0" w:space="0" w:color="auto"/>
        <w:bottom w:val="none" w:sz="0" w:space="0" w:color="auto"/>
        <w:right w:val="none" w:sz="0" w:space="0" w:color="auto"/>
      </w:divBdr>
    </w:div>
    <w:div w:id="1396247203">
      <w:bodyDiv w:val="1"/>
      <w:marLeft w:val="0"/>
      <w:marRight w:val="0"/>
      <w:marTop w:val="0"/>
      <w:marBottom w:val="0"/>
      <w:divBdr>
        <w:top w:val="none" w:sz="0" w:space="0" w:color="auto"/>
        <w:left w:val="none" w:sz="0" w:space="0" w:color="auto"/>
        <w:bottom w:val="none" w:sz="0" w:space="0" w:color="auto"/>
        <w:right w:val="none" w:sz="0" w:space="0" w:color="auto"/>
      </w:divBdr>
    </w:div>
    <w:div w:id="1445465458">
      <w:bodyDiv w:val="1"/>
      <w:marLeft w:val="0"/>
      <w:marRight w:val="0"/>
      <w:marTop w:val="0"/>
      <w:marBottom w:val="0"/>
      <w:divBdr>
        <w:top w:val="none" w:sz="0" w:space="0" w:color="auto"/>
        <w:left w:val="none" w:sz="0" w:space="0" w:color="auto"/>
        <w:bottom w:val="none" w:sz="0" w:space="0" w:color="auto"/>
        <w:right w:val="none" w:sz="0" w:space="0" w:color="auto"/>
      </w:divBdr>
    </w:div>
    <w:div w:id="1457333777">
      <w:bodyDiv w:val="1"/>
      <w:marLeft w:val="0"/>
      <w:marRight w:val="0"/>
      <w:marTop w:val="0"/>
      <w:marBottom w:val="0"/>
      <w:divBdr>
        <w:top w:val="none" w:sz="0" w:space="0" w:color="auto"/>
        <w:left w:val="none" w:sz="0" w:space="0" w:color="auto"/>
        <w:bottom w:val="none" w:sz="0" w:space="0" w:color="auto"/>
        <w:right w:val="none" w:sz="0" w:space="0" w:color="auto"/>
      </w:divBdr>
      <w:divsChild>
        <w:div w:id="224226434">
          <w:marLeft w:val="720"/>
          <w:marRight w:val="0"/>
          <w:marTop w:val="0"/>
          <w:marBottom w:val="120"/>
          <w:divBdr>
            <w:top w:val="none" w:sz="0" w:space="0" w:color="auto"/>
            <w:left w:val="none" w:sz="0" w:space="0" w:color="auto"/>
            <w:bottom w:val="none" w:sz="0" w:space="0" w:color="auto"/>
            <w:right w:val="none" w:sz="0" w:space="0" w:color="auto"/>
          </w:divBdr>
        </w:div>
        <w:div w:id="335348642">
          <w:marLeft w:val="720"/>
          <w:marRight w:val="0"/>
          <w:marTop w:val="0"/>
          <w:marBottom w:val="120"/>
          <w:divBdr>
            <w:top w:val="none" w:sz="0" w:space="0" w:color="auto"/>
            <w:left w:val="none" w:sz="0" w:space="0" w:color="auto"/>
            <w:bottom w:val="none" w:sz="0" w:space="0" w:color="auto"/>
            <w:right w:val="none" w:sz="0" w:space="0" w:color="auto"/>
          </w:divBdr>
        </w:div>
        <w:div w:id="1888836987">
          <w:marLeft w:val="720"/>
          <w:marRight w:val="0"/>
          <w:marTop w:val="0"/>
          <w:marBottom w:val="120"/>
          <w:divBdr>
            <w:top w:val="none" w:sz="0" w:space="0" w:color="auto"/>
            <w:left w:val="none" w:sz="0" w:space="0" w:color="auto"/>
            <w:bottom w:val="none" w:sz="0" w:space="0" w:color="auto"/>
            <w:right w:val="none" w:sz="0" w:space="0" w:color="auto"/>
          </w:divBdr>
        </w:div>
        <w:div w:id="2013025531">
          <w:marLeft w:val="720"/>
          <w:marRight w:val="0"/>
          <w:marTop w:val="0"/>
          <w:marBottom w:val="120"/>
          <w:divBdr>
            <w:top w:val="none" w:sz="0" w:space="0" w:color="auto"/>
            <w:left w:val="none" w:sz="0" w:space="0" w:color="auto"/>
            <w:bottom w:val="none" w:sz="0" w:space="0" w:color="auto"/>
            <w:right w:val="none" w:sz="0" w:space="0" w:color="auto"/>
          </w:divBdr>
        </w:div>
      </w:divsChild>
    </w:div>
    <w:div w:id="1463035247">
      <w:bodyDiv w:val="1"/>
      <w:marLeft w:val="0"/>
      <w:marRight w:val="0"/>
      <w:marTop w:val="0"/>
      <w:marBottom w:val="0"/>
      <w:divBdr>
        <w:top w:val="none" w:sz="0" w:space="0" w:color="auto"/>
        <w:left w:val="none" w:sz="0" w:space="0" w:color="auto"/>
        <w:bottom w:val="none" w:sz="0" w:space="0" w:color="auto"/>
        <w:right w:val="none" w:sz="0" w:space="0" w:color="auto"/>
      </w:divBdr>
    </w:div>
    <w:div w:id="1468737739">
      <w:bodyDiv w:val="1"/>
      <w:marLeft w:val="0"/>
      <w:marRight w:val="0"/>
      <w:marTop w:val="0"/>
      <w:marBottom w:val="0"/>
      <w:divBdr>
        <w:top w:val="none" w:sz="0" w:space="0" w:color="auto"/>
        <w:left w:val="none" w:sz="0" w:space="0" w:color="auto"/>
        <w:bottom w:val="none" w:sz="0" w:space="0" w:color="auto"/>
        <w:right w:val="none" w:sz="0" w:space="0" w:color="auto"/>
      </w:divBdr>
      <w:divsChild>
        <w:div w:id="700399459">
          <w:marLeft w:val="274"/>
          <w:marRight w:val="0"/>
          <w:marTop w:val="0"/>
          <w:marBottom w:val="0"/>
          <w:divBdr>
            <w:top w:val="none" w:sz="0" w:space="0" w:color="auto"/>
            <w:left w:val="none" w:sz="0" w:space="0" w:color="auto"/>
            <w:bottom w:val="none" w:sz="0" w:space="0" w:color="auto"/>
            <w:right w:val="none" w:sz="0" w:space="0" w:color="auto"/>
          </w:divBdr>
        </w:div>
      </w:divsChild>
    </w:div>
    <w:div w:id="1497653105">
      <w:bodyDiv w:val="1"/>
      <w:marLeft w:val="0"/>
      <w:marRight w:val="0"/>
      <w:marTop w:val="0"/>
      <w:marBottom w:val="0"/>
      <w:divBdr>
        <w:top w:val="none" w:sz="0" w:space="0" w:color="auto"/>
        <w:left w:val="none" w:sz="0" w:space="0" w:color="auto"/>
        <w:bottom w:val="none" w:sz="0" w:space="0" w:color="auto"/>
        <w:right w:val="none" w:sz="0" w:space="0" w:color="auto"/>
      </w:divBdr>
    </w:div>
    <w:div w:id="1513228210">
      <w:bodyDiv w:val="1"/>
      <w:marLeft w:val="0"/>
      <w:marRight w:val="0"/>
      <w:marTop w:val="0"/>
      <w:marBottom w:val="0"/>
      <w:divBdr>
        <w:top w:val="none" w:sz="0" w:space="0" w:color="auto"/>
        <w:left w:val="none" w:sz="0" w:space="0" w:color="auto"/>
        <w:bottom w:val="none" w:sz="0" w:space="0" w:color="auto"/>
        <w:right w:val="none" w:sz="0" w:space="0" w:color="auto"/>
      </w:divBdr>
    </w:div>
    <w:div w:id="1528059724">
      <w:bodyDiv w:val="1"/>
      <w:marLeft w:val="0"/>
      <w:marRight w:val="0"/>
      <w:marTop w:val="0"/>
      <w:marBottom w:val="0"/>
      <w:divBdr>
        <w:top w:val="none" w:sz="0" w:space="0" w:color="auto"/>
        <w:left w:val="none" w:sz="0" w:space="0" w:color="auto"/>
        <w:bottom w:val="none" w:sz="0" w:space="0" w:color="auto"/>
        <w:right w:val="none" w:sz="0" w:space="0" w:color="auto"/>
      </w:divBdr>
    </w:div>
    <w:div w:id="1534460819">
      <w:bodyDiv w:val="1"/>
      <w:marLeft w:val="0"/>
      <w:marRight w:val="0"/>
      <w:marTop w:val="0"/>
      <w:marBottom w:val="0"/>
      <w:divBdr>
        <w:top w:val="none" w:sz="0" w:space="0" w:color="auto"/>
        <w:left w:val="none" w:sz="0" w:space="0" w:color="auto"/>
        <w:bottom w:val="none" w:sz="0" w:space="0" w:color="auto"/>
        <w:right w:val="none" w:sz="0" w:space="0" w:color="auto"/>
      </w:divBdr>
    </w:div>
    <w:div w:id="1545209918">
      <w:bodyDiv w:val="1"/>
      <w:marLeft w:val="0"/>
      <w:marRight w:val="0"/>
      <w:marTop w:val="0"/>
      <w:marBottom w:val="0"/>
      <w:divBdr>
        <w:top w:val="none" w:sz="0" w:space="0" w:color="auto"/>
        <w:left w:val="none" w:sz="0" w:space="0" w:color="auto"/>
        <w:bottom w:val="none" w:sz="0" w:space="0" w:color="auto"/>
        <w:right w:val="none" w:sz="0" w:space="0" w:color="auto"/>
      </w:divBdr>
    </w:div>
    <w:div w:id="1545604552">
      <w:bodyDiv w:val="1"/>
      <w:marLeft w:val="0"/>
      <w:marRight w:val="0"/>
      <w:marTop w:val="0"/>
      <w:marBottom w:val="0"/>
      <w:divBdr>
        <w:top w:val="none" w:sz="0" w:space="0" w:color="auto"/>
        <w:left w:val="none" w:sz="0" w:space="0" w:color="auto"/>
        <w:bottom w:val="none" w:sz="0" w:space="0" w:color="auto"/>
        <w:right w:val="none" w:sz="0" w:space="0" w:color="auto"/>
      </w:divBdr>
    </w:div>
    <w:div w:id="1551526947">
      <w:bodyDiv w:val="1"/>
      <w:marLeft w:val="0"/>
      <w:marRight w:val="0"/>
      <w:marTop w:val="0"/>
      <w:marBottom w:val="0"/>
      <w:divBdr>
        <w:top w:val="none" w:sz="0" w:space="0" w:color="auto"/>
        <w:left w:val="none" w:sz="0" w:space="0" w:color="auto"/>
        <w:bottom w:val="none" w:sz="0" w:space="0" w:color="auto"/>
        <w:right w:val="none" w:sz="0" w:space="0" w:color="auto"/>
      </w:divBdr>
    </w:div>
    <w:div w:id="1566991035">
      <w:bodyDiv w:val="1"/>
      <w:marLeft w:val="0"/>
      <w:marRight w:val="0"/>
      <w:marTop w:val="0"/>
      <w:marBottom w:val="0"/>
      <w:divBdr>
        <w:top w:val="none" w:sz="0" w:space="0" w:color="auto"/>
        <w:left w:val="none" w:sz="0" w:space="0" w:color="auto"/>
        <w:bottom w:val="none" w:sz="0" w:space="0" w:color="auto"/>
        <w:right w:val="none" w:sz="0" w:space="0" w:color="auto"/>
      </w:divBdr>
      <w:divsChild>
        <w:div w:id="460345868">
          <w:marLeft w:val="274"/>
          <w:marRight w:val="0"/>
          <w:marTop w:val="0"/>
          <w:marBottom w:val="0"/>
          <w:divBdr>
            <w:top w:val="none" w:sz="0" w:space="0" w:color="auto"/>
            <w:left w:val="none" w:sz="0" w:space="0" w:color="auto"/>
            <w:bottom w:val="none" w:sz="0" w:space="0" w:color="auto"/>
            <w:right w:val="none" w:sz="0" w:space="0" w:color="auto"/>
          </w:divBdr>
        </w:div>
        <w:div w:id="929660252">
          <w:marLeft w:val="274"/>
          <w:marRight w:val="0"/>
          <w:marTop w:val="0"/>
          <w:marBottom w:val="0"/>
          <w:divBdr>
            <w:top w:val="none" w:sz="0" w:space="0" w:color="auto"/>
            <w:left w:val="none" w:sz="0" w:space="0" w:color="auto"/>
            <w:bottom w:val="none" w:sz="0" w:space="0" w:color="auto"/>
            <w:right w:val="none" w:sz="0" w:space="0" w:color="auto"/>
          </w:divBdr>
        </w:div>
        <w:div w:id="1619019691">
          <w:marLeft w:val="274"/>
          <w:marRight w:val="0"/>
          <w:marTop w:val="0"/>
          <w:marBottom w:val="0"/>
          <w:divBdr>
            <w:top w:val="none" w:sz="0" w:space="0" w:color="auto"/>
            <w:left w:val="none" w:sz="0" w:space="0" w:color="auto"/>
            <w:bottom w:val="none" w:sz="0" w:space="0" w:color="auto"/>
            <w:right w:val="none" w:sz="0" w:space="0" w:color="auto"/>
          </w:divBdr>
        </w:div>
        <w:div w:id="1771729955">
          <w:marLeft w:val="274"/>
          <w:marRight w:val="0"/>
          <w:marTop w:val="0"/>
          <w:marBottom w:val="0"/>
          <w:divBdr>
            <w:top w:val="none" w:sz="0" w:space="0" w:color="auto"/>
            <w:left w:val="none" w:sz="0" w:space="0" w:color="auto"/>
            <w:bottom w:val="none" w:sz="0" w:space="0" w:color="auto"/>
            <w:right w:val="none" w:sz="0" w:space="0" w:color="auto"/>
          </w:divBdr>
        </w:div>
      </w:divsChild>
    </w:div>
    <w:div w:id="1641037455">
      <w:bodyDiv w:val="1"/>
      <w:marLeft w:val="0"/>
      <w:marRight w:val="0"/>
      <w:marTop w:val="0"/>
      <w:marBottom w:val="0"/>
      <w:divBdr>
        <w:top w:val="none" w:sz="0" w:space="0" w:color="auto"/>
        <w:left w:val="none" w:sz="0" w:space="0" w:color="auto"/>
        <w:bottom w:val="none" w:sz="0" w:space="0" w:color="auto"/>
        <w:right w:val="none" w:sz="0" w:space="0" w:color="auto"/>
      </w:divBdr>
    </w:div>
    <w:div w:id="1646930358">
      <w:bodyDiv w:val="1"/>
      <w:marLeft w:val="0"/>
      <w:marRight w:val="0"/>
      <w:marTop w:val="0"/>
      <w:marBottom w:val="0"/>
      <w:divBdr>
        <w:top w:val="none" w:sz="0" w:space="0" w:color="auto"/>
        <w:left w:val="none" w:sz="0" w:space="0" w:color="auto"/>
        <w:bottom w:val="none" w:sz="0" w:space="0" w:color="auto"/>
        <w:right w:val="none" w:sz="0" w:space="0" w:color="auto"/>
      </w:divBdr>
    </w:div>
    <w:div w:id="1653636377">
      <w:bodyDiv w:val="1"/>
      <w:marLeft w:val="0"/>
      <w:marRight w:val="0"/>
      <w:marTop w:val="0"/>
      <w:marBottom w:val="0"/>
      <w:divBdr>
        <w:top w:val="none" w:sz="0" w:space="0" w:color="auto"/>
        <w:left w:val="none" w:sz="0" w:space="0" w:color="auto"/>
        <w:bottom w:val="none" w:sz="0" w:space="0" w:color="auto"/>
        <w:right w:val="none" w:sz="0" w:space="0" w:color="auto"/>
      </w:divBdr>
    </w:div>
    <w:div w:id="1679692430">
      <w:bodyDiv w:val="1"/>
      <w:marLeft w:val="0"/>
      <w:marRight w:val="0"/>
      <w:marTop w:val="0"/>
      <w:marBottom w:val="0"/>
      <w:divBdr>
        <w:top w:val="none" w:sz="0" w:space="0" w:color="auto"/>
        <w:left w:val="none" w:sz="0" w:space="0" w:color="auto"/>
        <w:bottom w:val="none" w:sz="0" w:space="0" w:color="auto"/>
        <w:right w:val="none" w:sz="0" w:space="0" w:color="auto"/>
      </w:divBdr>
    </w:div>
    <w:div w:id="1699240022">
      <w:bodyDiv w:val="1"/>
      <w:marLeft w:val="0"/>
      <w:marRight w:val="0"/>
      <w:marTop w:val="0"/>
      <w:marBottom w:val="0"/>
      <w:divBdr>
        <w:top w:val="none" w:sz="0" w:space="0" w:color="auto"/>
        <w:left w:val="none" w:sz="0" w:space="0" w:color="auto"/>
        <w:bottom w:val="none" w:sz="0" w:space="0" w:color="auto"/>
        <w:right w:val="none" w:sz="0" w:space="0" w:color="auto"/>
      </w:divBdr>
    </w:div>
    <w:div w:id="1709329342">
      <w:bodyDiv w:val="1"/>
      <w:marLeft w:val="0"/>
      <w:marRight w:val="0"/>
      <w:marTop w:val="0"/>
      <w:marBottom w:val="0"/>
      <w:divBdr>
        <w:top w:val="none" w:sz="0" w:space="0" w:color="auto"/>
        <w:left w:val="none" w:sz="0" w:space="0" w:color="auto"/>
        <w:bottom w:val="none" w:sz="0" w:space="0" w:color="auto"/>
        <w:right w:val="none" w:sz="0" w:space="0" w:color="auto"/>
      </w:divBdr>
    </w:div>
    <w:div w:id="1713963643">
      <w:bodyDiv w:val="1"/>
      <w:marLeft w:val="0"/>
      <w:marRight w:val="0"/>
      <w:marTop w:val="0"/>
      <w:marBottom w:val="0"/>
      <w:divBdr>
        <w:top w:val="none" w:sz="0" w:space="0" w:color="auto"/>
        <w:left w:val="none" w:sz="0" w:space="0" w:color="auto"/>
        <w:bottom w:val="none" w:sz="0" w:space="0" w:color="auto"/>
        <w:right w:val="none" w:sz="0" w:space="0" w:color="auto"/>
      </w:divBdr>
    </w:div>
    <w:div w:id="1747654493">
      <w:bodyDiv w:val="1"/>
      <w:marLeft w:val="0"/>
      <w:marRight w:val="0"/>
      <w:marTop w:val="0"/>
      <w:marBottom w:val="0"/>
      <w:divBdr>
        <w:top w:val="none" w:sz="0" w:space="0" w:color="auto"/>
        <w:left w:val="none" w:sz="0" w:space="0" w:color="auto"/>
        <w:bottom w:val="none" w:sz="0" w:space="0" w:color="auto"/>
        <w:right w:val="none" w:sz="0" w:space="0" w:color="auto"/>
      </w:divBdr>
    </w:div>
    <w:div w:id="1747727379">
      <w:bodyDiv w:val="1"/>
      <w:marLeft w:val="0"/>
      <w:marRight w:val="0"/>
      <w:marTop w:val="0"/>
      <w:marBottom w:val="0"/>
      <w:divBdr>
        <w:top w:val="none" w:sz="0" w:space="0" w:color="auto"/>
        <w:left w:val="none" w:sz="0" w:space="0" w:color="auto"/>
        <w:bottom w:val="none" w:sz="0" w:space="0" w:color="auto"/>
        <w:right w:val="none" w:sz="0" w:space="0" w:color="auto"/>
      </w:divBdr>
    </w:div>
    <w:div w:id="1779368336">
      <w:bodyDiv w:val="1"/>
      <w:marLeft w:val="0"/>
      <w:marRight w:val="0"/>
      <w:marTop w:val="0"/>
      <w:marBottom w:val="0"/>
      <w:divBdr>
        <w:top w:val="none" w:sz="0" w:space="0" w:color="auto"/>
        <w:left w:val="none" w:sz="0" w:space="0" w:color="auto"/>
        <w:bottom w:val="none" w:sz="0" w:space="0" w:color="auto"/>
        <w:right w:val="none" w:sz="0" w:space="0" w:color="auto"/>
      </w:divBdr>
      <w:divsChild>
        <w:div w:id="1190414622">
          <w:marLeft w:val="288"/>
          <w:marRight w:val="14"/>
          <w:marTop w:val="161"/>
          <w:marBottom w:val="0"/>
          <w:divBdr>
            <w:top w:val="none" w:sz="0" w:space="0" w:color="auto"/>
            <w:left w:val="none" w:sz="0" w:space="0" w:color="auto"/>
            <w:bottom w:val="none" w:sz="0" w:space="0" w:color="auto"/>
            <w:right w:val="none" w:sz="0" w:space="0" w:color="auto"/>
          </w:divBdr>
        </w:div>
        <w:div w:id="250168063">
          <w:marLeft w:val="288"/>
          <w:marRight w:val="14"/>
          <w:marTop w:val="161"/>
          <w:marBottom w:val="0"/>
          <w:divBdr>
            <w:top w:val="none" w:sz="0" w:space="0" w:color="auto"/>
            <w:left w:val="none" w:sz="0" w:space="0" w:color="auto"/>
            <w:bottom w:val="none" w:sz="0" w:space="0" w:color="auto"/>
            <w:right w:val="none" w:sz="0" w:space="0" w:color="auto"/>
          </w:divBdr>
        </w:div>
        <w:div w:id="204148535">
          <w:marLeft w:val="288"/>
          <w:marRight w:val="14"/>
          <w:marTop w:val="161"/>
          <w:marBottom w:val="0"/>
          <w:divBdr>
            <w:top w:val="none" w:sz="0" w:space="0" w:color="auto"/>
            <w:left w:val="none" w:sz="0" w:space="0" w:color="auto"/>
            <w:bottom w:val="none" w:sz="0" w:space="0" w:color="auto"/>
            <w:right w:val="none" w:sz="0" w:space="0" w:color="auto"/>
          </w:divBdr>
        </w:div>
        <w:div w:id="1944414351">
          <w:marLeft w:val="288"/>
          <w:marRight w:val="14"/>
          <w:marTop w:val="161"/>
          <w:marBottom w:val="0"/>
          <w:divBdr>
            <w:top w:val="none" w:sz="0" w:space="0" w:color="auto"/>
            <w:left w:val="none" w:sz="0" w:space="0" w:color="auto"/>
            <w:bottom w:val="none" w:sz="0" w:space="0" w:color="auto"/>
            <w:right w:val="none" w:sz="0" w:space="0" w:color="auto"/>
          </w:divBdr>
        </w:div>
        <w:div w:id="74326588">
          <w:marLeft w:val="288"/>
          <w:marRight w:val="14"/>
          <w:marTop w:val="161"/>
          <w:marBottom w:val="0"/>
          <w:divBdr>
            <w:top w:val="none" w:sz="0" w:space="0" w:color="auto"/>
            <w:left w:val="none" w:sz="0" w:space="0" w:color="auto"/>
            <w:bottom w:val="none" w:sz="0" w:space="0" w:color="auto"/>
            <w:right w:val="none" w:sz="0" w:space="0" w:color="auto"/>
          </w:divBdr>
        </w:div>
      </w:divsChild>
    </w:div>
    <w:div w:id="1781680570">
      <w:bodyDiv w:val="1"/>
      <w:marLeft w:val="0"/>
      <w:marRight w:val="0"/>
      <w:marTop w:val="0"/>
      <w:marBottom w:val="0"/>
      <w:divBdr>
        <w:top w:val="none" w:sz="0" w:space="0" w:color="auto"/>
        <w:left w:val="none" w:sz="0" w:space="0" w:color="auto"/>
        <w:bottom w:val="none" w:sz="0" w:space="0" w:color="auto"/>
        <w:right w:val="none" w:sz="0" w:space="0" w:color="auto"/>
      </w:divBdr>
    </w:div>
    <w:div w:id="1788692657">
      <w:bodyDiv w:val="1"/>
      <w:marLeft w:val="0"/>
      <w:marRight w:val="0"/>
      <w:marTop w:val="0"/>
      <w:marBottom w:val="0"/>
      <w:divBdr>
        <w:top w:val="none" w:sz="0" w:space="0" w:color="auto"/>
        <w:left w:val="none" w:sz="0" w:space="0" w:color="auto"/>
        <w:bottom w:val="none" w:sz="0" w:space="0" w:color="auto"/>
        <w:right w:val="none" w:sz="0" w:space="0" w:color="auto"/>
      </w:divBdr>
    </w:div>
    <w:div w:id="1795824399">
      <w:bodyDiv w:val="1"/>
      <w:marLeft w:val="0"/>
      <w:marRight w:val="0"/>
      <w:marTop w:val="0"/>
      <w:marBottom w:val="0"/>
      <w:divBdr>
        <w:top w:val="none" w:sz="0" w:space="0" w:color="auto"/>
        <w:left w:val="none" w:sz="0" w:space="0" w:color="auto"/>
        <w:bottom w:val="none" w:sz="0" w:space="0" w:color="auto"/>
        <w:right w:val="none" w:sz="0" w:space="0" w:color="auto"/>
      </w:divBdr>
      <w:divsChild>
        <w:div w:id="1116482024">
          <w:marLeft w:val="274"/>
          <w:marRight w:val="0"/>
          <w:marTop w:val="0"/>
          <w:marBottom w:val="0"/>
          <w:divBdr>
            <w:top w:val="none" w:sz="0" w:space="0" w:color="auto"/>
            <w:left w:val="none" w:sz="0" w:space="0" w:color="auto"/>
            <w:bottom w:val="none" w:sz="0" w:space="0" w:color="auto"/>
            <w:right w:val="none" w:sz="0" w:space="0" w:color="auto"/>
          </w:divBdr>
        </w:div>
        <w:div w:id="1332026493">
          <w:marLeft w:val="274"/>
          <w:marRight w:val="0"/>
          <w:marTop w:val="0"/>
          <w:marBottom w:val="0"/>
          <w:divBdr>
            <w:top w:val="none" w:sz="0" w:space="0" w:color="auto"/>
            <w:left w:val="none" w:sz="0" w:space="0" w:color="auto"/>
            <w:bottom w:val="none" w:sz="0" w:space="0" w:color="auto"/>
            <w:right w:val="none" w:sz="0" w:space="0" w:color="auto"/>
          </w:divBdr>
        </w:div>
        <w:div w:id="1347512895">
          <w:marLeft w:val="274"/>
          <w:marRight w:val="0"/>
          <w:marTop w:val="0"/>
          <w:marBottom w:val="0"/>
          <w:divBdr>
            <w:top w:val="none" w:sz="0" w:space="0" w:color="auto"/>
            <w:left w:val="none" w:sz="0" w:space="0" w:color="auto"/>
            <w:bottom w:val="none" w:sz="0" w:space="0" w:color="auto"/>
            <w:right w:val="none" w:sz="0" w:space="0" w:color="auto"/>
          </w:divBdr>
        </w:div>
        <w:div w:id="2024819107">
          <w:marLeft w:val="274"/>
          <w:marRight w:val="0"/>
          <w:marTop w:val="0"/>
          <w:marBottom w:val="0"/>
          <w:divBdr>
            <w:top w:val="none" w:sz="0" w:space="0" w:color="auto"/>
            <w:left w:val="none" w:sz="0" w:space="0" w:color="auto"/>
            <w:bottom w:val="none" w:sz="0" w:space="0" w:color="auto"/>
            <w:right w:val="none" w:sz="0" w:space="0" w:color="auto"/>
          </w:divBdr>
        </w:div>
      </w:divsChild>
    </w:div>
    <w:div w:id="1821774557">
      <w:bodyDiv w:val="1"/>
      <w:marLeft w:val="0"/>
      <w:marRight w:val="0"/>
      <w:marTop w:val="0"/>
      <w:marBottom w:val="0"/>
      <w:divBdr>
        <w:top w:val="none" w:sz="0" w:space="0" w:color="auto"/>
        <w:left w:val="none" w:sz="0" w:space="0" w:color="auto"/>
        <w:bottom w:val="none" w:sz="0" w:space="0" w:color="auto"/>
        <w:right w:val="none" w:sz="0" w:space="0" w:color="auto"/>
      </w:divBdr>
    </w:div>
    <w:div w:id="1824422288">
      <w:bodyDiv w:val="1"/>
      <w:marLeft w:val="0"/>
      <w:marRight w:val="0"/>
      <w:marTop w:val="0"/>
      <w:marBottom w:val="0"/>
      <w:divBdr>
        <w:top w:val="none" w:sz="0" w:space="0" w:color="auto"/>
        <w:left w:val="none" w:sz="0" w:space="0" w:color="auto"/>
        <w:bottom w:val="none" w:sz="0" w:space="0" w:color="auto"/>
        <w:right w:val="none" w:sz="0" w:space="0" w:color="auto"/>
      </w:divBdr>
    </w:div>
    <w:div w:id="1840147004">
      <w:bodyDiv w:val="1"/>
      <w:marLeft w:val="0"/>
      <w:marRight w:val="0"/>
      <w:marTop w:val="0"/>
      <w:marBottom w:val="0"/>
      <w:divBdr>
        <w:top w:val="none" w:sz="0" w:space="0" w:color="auto"/>
        <w:left w:val="none" w:sz="0" w:space="0" w:color="auto"/>
        <w:bottom w:val="none" w:sz="0" w:space="0" w:color="auto"/>
        <w:right w:val="none" w:sz="0" w:space="0" w:color="auto"/>
      </w:divBdr>
    </w:div>
    <w:div w:id="1860970019">
      <w:bodyDiv w:val="1"/>
      <w:marLeft w:val="0"/>
      <w:marRight w:val="0"/>
      <w:marTop w:val="0"/>
      <w:marBottom w:val="0"/>
      <w:divBdr>
        <w:top w:val="none" w:sz="0" w:space="0" w:color="auto"/>
        <w:left w:val="none" w:sz="0" w:space="0" w:color="auto"/>
        <w:bottom w:val="none" w:sz="0" w:space="0" w:color="auto"/>
        <w:right w:val="none" w:sz="0" w:space="0" w:color="auto"/>
      </w:divBdr>
    </w:div>
    <w:div w:id="1870944950">
      <w:bodyDiv w:val="1"/>
      <w:marLeft w:val="0"/>
      <w:marRight w:val="0"/>
      <w:marTop w:val="0"/>
      <w:marBottom w:val="0"/>
      <w:divBdr>
        <w:top w:val="none" w:sz="0" w:space="0" w:color="auto"/>
        <w:left w:val="none" w:sz="0" w:space="0" w:color="auto"/>
        <w:bottom w:val="none" w:sz="0" w:space="0" w:color="auto"/>
        <w:right w:val="none" w:sz="0" w:space="0" w:color="auto"/>
      </w:divBdr>
      <w:divsChild>
        <w:div w:id="108740178">
          <w:marLeft w:val="446"/>
          <w:marRight w:val="0"/>
          <w:marTop w:val="0"/>
          <w:marBottom w:val="0"/>
          <w:divBdr>
            <w:top w:val="none" w:sz="0" w:space="0" w:color="auto"/>
            <w:left w:val="none" w:sz="0" w:space="0" w:color="auto"/>
            <w:bottom w:val="none" w:sz="0" w:space="0" w:color="auto"/>
            <w:right w:val="none" w:sz="0" w:space="0" w:color="auto"/>
          </w:divBdr>
        </w:div>
        <w:div w:id="435372267">
          <w:marLeft w:val="446"/>
          <w:marRight w:val="0"/>
          <w:marTop w:val="0"/>
          <w:marBottom w:val="0"/>
          <w:divBdr>
            <w:top w:val="none" w:sz="0" w:space="0" w:color="auto"/>
            <w:left w:val="none" w:sz="0" w:space="0" w:color="auto"/>
            <w:bottom w:val="none" w:sz="0" w:space="0" w:color="auto"/>
            <w:right w:val="none" w:sz="0" w:space="0" w:color="auto"/>
          </w:divBdr>
        </w:div>
        <w:div w:id="599072155">
          <w:marLeft w:val="446"/>
          <w:marRight w:val="0"/>
          <w:marTop w:val="0"/>
          <w:marBottom w:val="0"/>
          <w:divBdr>
            <w:top w:val="none" w:sz="0" w:space="0" w:color="auto"/>
            <w:left w:val="none" w:sz="0" w:space="0" w:color="auto"/>
            <w:bottom w:val="none" w:sz="0" w:space="0" w:color="auto"/>
            <w:right w:val="none" w:sz="0" w:space="0" w:color="auto"/>
          </w:divBdr>
        </w:div>
        <w:div w:id="633214431">
          <w:marLeft w:val="446"/>
          <w:marRight w:val="0"/>
          <w:marTop w:val="0"/>
          <w:marBottom w:val="0"/>
          <w:divBdr>
            <w:top w:val="none" w:sz="0" w:space="0" w:color="auto"/>
            <w:left w:val="none" w:sz="0" w:space="0" w:color="auto"/>
            <w:bottom w:val="none" w:sz="0" w:space="0" w:color="auto"/>
            <w:right w:val="none" w:sz="0" w:space="0" w:color="auto"/>
          </w:divBdr>
        </w:div>
        <w:div w:id="703216487">
          <w:marLeft w:val="446"/>
          <w:marRight w:val="0"/>
          <w:marTop w:val="0"/>
          <w:marBottom w:val="0"/>
          <w:divBdr>
            <w:top w:val="none" w:sz="0" w:space="0" w:color="auto"/>
            <w:left w:val="none" w:sz="0" w:space="0" w:color="auto"/>
            <w:bottom w:val="none" w:sz="0" w:space="0" w:color="auto"/>
            <w:right w:val="none" w:sz="0" w:space="0" w:color="auto"/>
          </w:divBdr>
        </w:div>
        <w:div w:id="842748199">
          <w:marLeft w:val="446"/>
          <w:marRight w:val="0"/>
          <w:marTop w:val="0"/>
          <w:marBottom w:val="0"/>
          <w:divBdr>
            <w:top w:val="none" w:sz="0" w:space="0" w:color="auto"/>
            <w:left w:val="none" w:sz="0" w:space="0" w:color="auto"/>
            <w:bottom w:val="none" w:sz="0" w:space="0" w:color="auto"/>
            <w:right w:val="none" w:sz="0" w:space="0" w:color="auto"/>
          </w:divBdr>
        </w:div>
        <w:div w:id="928660651">
          <w:marLeft w:val="446"/>
          <w:marRight w:val="0"/>
          <w:marTop w:val="0"/>
          <w:marBottom w:val="0"/>
          <w:divBdr>
            <w:top w:val="none" w:sz="0" w:space="0" w:color="auto"/>
            <w:left w:val="none" w:sz="0" w:space="0" w:color="auto"/>
            <w:bottom w:val="none" w:sz="0" w:space="0" w:color="auto"/>
            <w:right w:val="none" w:sz="0" w:space="0" w:color="auto"/>
          </w:divBdr>
        </w:div>
        <w:div w:id="1038967489">
          <w:marLeft w:val="446"/>
          <w:marRight w:val="0"/>
          <w:marTop w:val="0"/>
          <w:marBottom w:val="0"/>
          <w:divBdr>
            <w:top w:val="none" w:sz="0" w:space="0" w:color="auto"/>
            <w:left w:val="none" w:sz="0" w:space="0" w:color="auto"/>
            <w:bottom w:val="none" w:sz="0" w:space="0" w:color="auto"/>
            <w:right w:val="none" w:sz="0" w:space="0" w:color="auto"/>
          </w:divBdr>
        </w:div>
        <w:div w:id="1053505415">
          <w:marLeft w:val="446"/>
          <w:marRight w:val="0"/>
          <w:marTop w:val="0"/>
          <w:marBottom w:val="0"/>
          <w:divBdr>
            <w:top w:val="none" w:sz="0" w:space="0" w:color="auto"/>
            <w:left w:val="none" w:sz="0" w:space="0" w:color="auto"/>
            <w:bottom w:val="none" w:sz="0" w:space="0" w:color="auto"/>
            <w:right w:val="none" w:sz="0" w:space="0" w:color="auto"/>
          </w:divBdr>
        </w:div>
        <w:div w:id="1225138821">
          <w:marLeft w:val="446"/>
          <w:marRight w:val="0"/>
          <w:marTop w:val="0"/>
          <w:marBottom w:val="0"/>
          <w:divBdr>
            <w:top w:val="none" w:sz="0" w:space="0" w:color="auto"/>
            <w:left w:val="none" w:sz="0" w:space="0" w:color="auto"/>
            <w:bottom w:val="none" w:sz="0" w:space="0" w:color="auto"/>
            <w:right w:val="none" w:sz="0" w:space="0" w:color="auto"/>
          </w:divBdr>
        </w:div>
        <w:div w:id="1269964193">
          <w:marLeft w:val="446"/>
          <w:marRight w:val="0"/>
          <w:marTop w:val="0"/>
          <w:marBottom w:val="0"/>
          <w:divBdr>
            <w:top w:val="none" w:sz="0" w:space="0" w:color="auto"/>
            <w:left w:val="none" w:sz="0" w:space="0" w:color="auto"/>
            <w:bottom w:val="none" w:sz="0" w:space="0" w:color="auto"/>
            <w:right w:val="none" w:sz="0" w:space="0" w:color="auto"/>
          </w:divBdr>
        </w:div>
        <w:div w:id="1611621644">
          <w:marLeft w:val="446"/>
          <w:marRight w:val="0"/>
          <w:marTop w:val="0"/>
          <w:marBottom w:val="0"/>
          <w:divBdr>
            <w:top w:val="none" w:sz="0" w:space="0" w:color="auto"/>
            <w:left w:val="none" w:sz="0" w:space="0" w:color="auto"/>
            <w:bottom w:val="none" w:sz="0" w:space="0" w:color="auto"/>
            <w:right w:val="none" w:sz="0" w:space="0" w:color="auto"/>
          </w:divBdr>
        </w:div>
        <w:div w:id="1730882783">
          <w:marLeft w:val="446"/>
          <w:marRight w:val="0"/>
          <w:marTop w:val="0"/>
          <w:marBottom w:val="0"/>
          <w:divBdr>
            <w:top w:val="none" w:sz="0" w:space="0" w:color="auto"/>
            <w:left w:val="none" w:sz="0" w:space="0" w:color="auto"/>
            <w:bottom w:val="none" w:sz="0" w:space="0" w:color="auto"/>
            <w:right w:val="none" w:sz="0" w:space="0" w:color="auto"/>
          </w:divBdr>
        </w:div>
        <w:div w:id="1932158134">
          <w:marLeft w:val="446"/>
          <w:marRight w:val="0"/>
          <w:marTop w:val="0"/>
          <w:marBottom w:val="0"/>
          <w:divBdr>
            <w:top w:val="none" w:sz="0" w:space="0" w:color="auto"/>
            <w:left w:val="none" w:sz="0" w:space="0" w:color="auto"/>
            <w:bottom w:val="none" w:sz="0" w:space="0" w:color="auto"/>
            <w:right w:val="none" w:sz="0" w:space="0" w:color="auto"/>
          </w:divBdr>
        </w:div>
        <w:div w:id="2016414043">
          <w:marLeft w:val="446"/>
          <w:marRight w:val="0"/>
          <w:marTop w:val="0"/>
          <w:marBottom w:val="0"/>
          <w:divBdr>
            <w:top w:val="none" w:sz="0" w:space="0" w:color="auto"/>
            <w:left w:val="none" w:sz="0" w:space="0" w:color="auto"/>
            <w:bottom w:val="none" w:sz="0" w:space="0" w:color="auto"/>
            <w:right w:val="none" w:sz="0" w:space="0" w:color="auto"/>
          </w:divBdr>
        </w:div>
        <w:div w:id="2144148733">
          <w:marLeft w:val="446"/>
          <w:marRight w:val="0"/>
          <w:marTop w:val="0"/>
          <w:marBottom w:val="0"/>
          <w:divBdr>
            <w:top w:val="none" w:sz="0" w:space="0" w:color="auto"/>
            <w:left w:val="none" w:sz="0" w:space="0" w:color="auto"/>
            <w:bottom w:val="none" w:sz="0" w:space="0" w:color="auto"/>
            <w:right w:val="none" w:sz="0" w:space="0" w:color="auto"/>
          </w:divBdr>
        </w:div>
      </w:divsChild>
    </w:div>
    <w:div w:id="1880702077">
      <w:bodyDiv w:val="1"/>
      <w:marLeft w:val="0"/>
      <w:marRight w:val="0"/>
      <w:marTop w:val="0"/>
      <w:marBottom w:val="0"/>
      <w:divBdr>
        <w:top w:val="none" w:sz="0" w:space="0" w:color="auto"/>
        <w:left w:val="none" w:sz="0" w:space="0" w:color="auto"/>
        <w:bottom w:val="none" w:sz="0" w:space="0" w:color="auto"/>
        <w:right w:val="none" w:sz="0" w:space="0" w:color="auto"/>
      </w:divBdr>
    </w:div>
    <w:div w:id="1925144047">
      <w:bodyDiv w:val="1"/>
      <w:marLeft w:val="0"/>
      <w:marRight w:val="0"/>
      <w:marTop w:val="0"/>
      <w:marBottom w:val="0"/>
      <w:divBdr>
        <w:top w:val="none" w:sz="0" w:space="0" w:color="auto"/>
        <w:left w:val="none" w:sz="0" w:space="0" w:color="auto"/>
        <w:bottom w:val="none" w:sz="0" w:space="0" w:color="auto"/>
        <w:right w:val="none" w:sz="0" w:space="0" w:color="auto"/>
      </w:divBdr>
      <w:divsChild>
        <w:div w:id="1267344787">
          <w:marLeft w:val="274"/>
          <w:marRight w:val="0"/>
          <w:marTop w:val="0"/>
          <w:marBottom w:val="0"/>
          <w:divBdr>
            <w:top w:val="none" w:sz="0" w:space="0" w:color="auto"/>
            <w:left w:val="none" w:sz="0" w:space="0" w:color="auto"/>
            <w:bottom w:val="none" w:sz="0" w:space="0" w:color="auto"/>
            <w:right w:val="none" w:sz="0" w:space="0" w:color="auto"/>
          </w:divBdr>
        </w:div>
        <w:div w:id="1917468319">
          <w:marLeft w:val="274"/>
          <w:marRight w:val="0"/>
          <w:marTop w:val="0"/>
          <w:marBottom w:val="0"/>
          <w:divBdr>
            <w:top w:val="none" w:sz="0" w:space="0" w:color="auto"/>
            <w:left w:val="none" w:sz="0" w:space="0" w:color="auto"/>
            <w:bottom w:val="none" w:sz="0" w:space="0" w:color="auto"/>
            <w:right w:val="none" w:sz="0" w:space="0" w:color="auto"/>
          </w:divBdr>
        </w:div>
        <w:div w:id="2025857197">
          <w:marLeft w:val="274"/>
          <w:marRight w:val="0"/>
          <w:marTop w:val="0"/>
          <w:marBottom w:val="0"/>
          <w:divBdr>
            <w:top w:val="none" w:sz="0" w:space="0" w:color="auto"/>
            <w:left w:val="none" w:sz="0" w:space="0" w:color="auto"/>
            <w:bottom w:val="none" w:sz="0" w:space="0" w:color="auto"/>
            <w:right w:val="none" w:sz="0" w:space="0" w:color="auto"/>
          </w:divBdr>
        </w:div>
        <w:div w:id="2135905672">
          <w:marLeft w:val="274"/>
          <w:marRight w:val="0"/>
          <w:marTop w:val="0"/>
          <w:marBottom w:val="0"/>
          <w:divBdr>
            <w:top w:val="none" w:sz="0" w:space="0" w:color="auto"/>
            <w:left w:val="none" w:sz="0" w:space="0" w:color="auto"/>
            <w:bottom w:val="none" w:sz="0" w:space="0" w:color="auto"/>
            <w:right w:val="none" w:sz="0" w:space="0" w:color="auto"/>
          </w:divBdr>
        </w:div>
      </w:divsChild>
    </w:div>
    <w:div w:id="1931620646">
      <w:bodyDiv w:val="1"/>
      <w:marLeft w:val="0"/>
      <w:marRight w:val="0"/>
      <w:marTop w:val="0"/>
      <w:marBottom w:val="0"/>
      <w:divBdr>
        <w:top w:val="none" w:sz="0" w:space="0" w:color="auto"/>
        <w:left w:val="none" w:sz="0" w:space="0" w:color="auto"/>
        <w:bottom w:val="none" w:sz="0" w:space="0" w:color="auto"/>
        <w:right w:val="none" w:sz="0" w:space="0" w:color="auto"/>
      </w:divBdr>
    </w:div>
    <w:div w:id="1944923318">
      <w:bodyDiv w:val="1"/>
      <w:marLeft w:val="0"/>
      <w:marRight w:val="0"/>
      <w:marTop w:val="0"/>
      <w:marBottom w:val="0"/>
      <w:divBdr>
        <w:top w:val="none" w:sz="0" w:space="0" w:color="auto"/>
        <w:left w:val="none" w:sz="0" w:space="0" w:color="auto"/>
        <w:bottom w:val="none" w:sz="0" w:space="0" w:color="auto"/>
        <w:right w:val="none" w:sz="0" w:space="0" w:color="auto"/>
      </w:divBdr>
    </w:div>
    <w:div w:id="1950240017">
      <w:bodyDiv w:val="1"/>
      <w:marLeft w:val="0"/>
      <w:marRight w:val="0"/>
      <w:marTop w:val="0"/>
      <w:marBottom w:val="0"/>
      <w:divBdr>
        <w:top w:val="none" w:sz="0" w:space="0" w:color="auto"/>
        <w:left w:val="none" w:sz="0" w:space="0" w:color="auto"/>
        <w:bottom w:val="none" w:sz="0" w:space="0" w:color="auto"/>
        <w:right w:val="none" w:sz="0" w:space="0" w:color="auto"/>
      </w:divBdr>
    </w:div>
    <w:div w:id="1954509471">
      <w:bodyDiv w:val="1"/>
      <w:marLeft w:val="0"/>
      <w:marRight w:val="0"/>
      <w:marTop w:val="0"/>
      <w:marBottom w:val="0"/>
      <w:divBdr>
        <w:top w:val="none" w:sz="0" w:space="0" w:color="auto"/>
        <w:left w:val="none" w:sz="0" w:space="0" w:color="auto"/>
        <w:bottom w:val="none" w:sz="0" w:space="0" w:color="auto"/>
        <w:right w:val="none" w:sz="0" w:space="0" w:color="auto"/>
      </w:divBdr>
    </w:div>
    <w:div w:id="1994793224">
      <w:bodyDiv w:val="1"/>
      <w:marLeft w:val="0"/>
      <w:marRight w:val="0"/>
      <w:marTop w:val="0"/>
      <w:marBottom w:val="0"/>
      <w:divBdr>
        <w:top w:val="none" w:sz="0" w:space="0" w:color="auto"/>
        <w:left w:val="none" w:sz="0" w:space="0" w:color="auto"/>
        <w:bottom w:val="none" w:sz="0" w:space="0" w:color="auto"/>
        <w:right w:val="none" w:sz="0" w:space="0" w:color="auto"/>
      </w:divBdr>
      <w:divsChild>
        <w:div w:id="52890634">
          <w:marLeft w:val="274"/>
          <w:marRight w:val="0"/>
          <w:marTop w:val="0"/>
          <w:marBottom w:val="0"/>
          <w:divBdr>
            <w:top w:val="none" w:sz="0" w:space="0" w:color="auto"/>
            <w:left w:val="none" w:sz="0" w:space="0" w:color="auto"/>
            <w:bottom w:val="none" w:sz="0" w:space="0" w:color="auto"/>
            <w:right w:val="none" w:sz="0" w:space="0" w:color="auto"/>
          </w:divBdr>
        </w:div>
        <w:div w:id="372316842">
          <w:marLeft w:val="274"/>
          <w:marRight w:val="0"/>
          <w:marTop w:val="0"/>
          <w:marBottom w:val="0"/>
          <w:divBdr>
            <w:top w:val="none" w:sz="0" w:space="0" w:color="auto"/>
            <w:left w:val="none" w:sz="0" w:space="0" w:color="auto"/>
            <w:bottom w:val="none" w:sz="0" w:space="0" w:color="auto"/>
            <w:right w:val="none" w:sz="0" w:space="0" w:color="auto"/>
          </w:divBdr>
        </w:div>
        <w:div w:id="792090297">
          <w:marLeft w:val="274"/>
          <w:marRight w:val="0"/>
          <w:marTop w:val="0"/>
          <w:marBottom w:val="0"/>
          <w:divBdr>
            <w:top w:val="none" w:sz="0" w:space="0" w:color="auto"/>
            <w:left w:val="none" w:sz="0" w:space="0" w:color="auto"/>
            <w:bottom w:val="none" w:sz="0" w:space="0" w:color="auto"/>
            <w:right w:val="none" w:sz="0" w:space="0" w:color="auto"/>
          </w:divBdr>
        </w:div>
        <w:div w:id="1067804615">
          <w:marLeft w:val="274"/>
          <w:marRight w:val="0"/>
          <w:marTop w:val="0"/>
          <w:marBottom w:val="0"/>
          <w:divBdr>
            <w:top w:val="none" w:sz="0" w:space="0" w:color="auto"/>
            <w:left w:val="none" w:sz="0" w:space="0" w:color="auto"/>
            <w:bottom w:val="none" w:sz="0" w:space="0" w:color="auto"/>
            <w:right w:val="none" w:sz="0" w:space="0" w:color="auto"/>
          </w:divBdr>
        </w:div>
        <w:div w:id="1395393405">
          <w:marLeft w:val="274"/>
          <w:marRight w:val="0"/>
          <w:marTop w:val="0"/>
          <w:marBottom w:val="0"/>
          <w:divBdr>
            <w:top w:val="none" w:sz="0" w:space="0" w:color="auto"/>
            <w:left w:val="none" w:sz="0" w:space="0" w:color="auto"/>
            <w:bottom w:val="none" w:sz="0" w:space="0" w:color="auto"/>
            <w:right w:val="none" w:sz="0" w:space="0" w:color="auto"/>
          </w:divBdr>
        </w:div>
      </w:divsChild>
    </w:div>
    <w:div w:id="2011134226">
      <w:bodyDiv w:val="1"/>
      <w:marLeft w:val="0"/>
      <w:marRight w:val="0"/>
      <w:marTop w:val="0"/>
      <w:marBottom w:val="0"/>
      <w:divBdr>
        <w:top w:val="none" w:sz="0" w:space="0" w:color="auto"/>
        <w:left w:val="none" w:sz="0" w:space="0" w:color="auto"/>
        <w:bottom w:val="none" w:sz="0" w:space="0" w:color="auto"/>
        <w:right w:val="none" w:sz="0" w:space="0" w:color="auto"/>
      </w:divBdr>
    </w:div>
    <w:div w:id="2035036343">
      <w:bodyDiv w:val="1"/>
      <w:marLeft w:val="0"/>
      <w:marRight w:val="0"/>
      <w:marTop w:val="0"/>
      <w:marBottom w:val="0"/>
      <w:divBdr>
        <w:top w:val="none" w:sz="0" w:space="0" w:color="auto"/>
        <w:left w:val="none" w:sz="0" w:space="0" w:color="auto"/>
        <w:bottom w:val="none" w:sz="0" w:space="0" w:color="auto"/>
        <w:right w:val="none" w:sz="0" w:space="0" w:color="auto"/>
      </w:divBdr>
      <w:divsChild>
        <w:div w:id="427045132">
          <w:marLeft w:val="547"/>
          <w:marRight w:val="0"/>
          <w:marTop w:val="0"/>
          <w:marBottom w:val="0"/>
          <w:divBdr>
            <w:top w:val="none" w:sz="0" w:space="0" w:color="auto"/>
            <w:left w:val="none" w:sz="0" w:space="0" w:color="auto"/>
            <w:bottom w:val="none" w:sz="0" w:space="0" w:color="auto"/>
            <w:right w:val="none" w:sz="0" w:space="0" w:color="auto"/>
          </w:divBdr>
        </w:div>
        <w:div w:id="290094942">
          <w:marLeft w:val="547"/>
          <w:marRight w:val="0"/>
          <w:marTop w:val="0"/>
          <w:marBottom w:val="0"/>
          <w:divBdr>
            <w:top w:val="none" w:sz="0" w:space="0" w:color="auto"/>
            <w:left w:val="none" w:sz="0" w:space="0" w:color="auto"/>
            <w:bottom w:val="none" w:sz="0" w:space="0" w:color="auto"/>
            <w:right w:val="none" w:sz="0" w:space="0" w:color="auto"/>
          </w:divBdr>
        </w:div>
        <w:div w:id="1868984519">
          <w:marLeft w:val="547"/>
          <w:marRight w:val="0"/>
          <w:marTop w:val="0"/>
          <w:marBottom w:val="0"/>
          <w:divBdr>
            <w:top w:val="none" w:sz="0" w:space="0" w:color="auto"/>
            <w:left w:val="none" w:sz="0" w:space="0" w:color="auto"/>
            <w:bottom w:val="none" w:sz="0" w:space="0" w:color="auto"/>
            <w:right w:val="none" w:sz="0" w:space="0" w:color="auto"/>
          </w:divBdr>
        </w:div>
        <w:div w:id="24985334">
          <w:marLeft w:val="547"/>
          <w:marRight w:val="0"/>
          <w:marTop w:val="0"/>
          <w:marBottom w:val="0"/>
          <w:divBdr>
            <w:top w:val="none" w:sz="0" w:space="0" w:color="auto"/>
            <w:left w:val="none" w:sz="0" w:space="0" w:color="auto"/>
            <w:bottom w:val="none" w:sz="0" w:space="0" w:color="auto"/>
            <w:right w:val="none" w:sz="0" w:space="0" w:color="auto"/>
          </w:divBdr>
        </w:div>
        <w:div w:id="189144216">
          <w:marLeft w:val="547"/>
          <w:marRight w:val="0"/>
          <w:marTop w:val="0"/>
          <w:marBottom w:val="0"/>
          <w:divBdr>
            <w:top w:val="none" w:sz="0" w:space="0" w:color="auto"/>
            <w:left w:val="none" w:sz="0" w:space="0" w:color="auto"/>
            <w:bottom w:val="none" w:sz="0" w:space="0" w:color="auto"/>
            <w:right w:val="none" w:sz="0" w:space="0" w:color="auto"/>
          </w:divBdr>
        </w:div>
        <w:div w:id="1986742661">
          <w:marLeft w:val="547"/>
          <w:marRight w:val="0"/>
          <w:marTop w:val="0"/>
          <w:marBottom w:val="0"/>
          <w:divBdr>
            <w:top w:val="none" w:sz="0" w:space="0" w:color="auto"/>
            <w:left w:val="none" w:sz="0" w:space="0" w:color="auto"/>
            <w:bottom w:val="none" w:sz="0" w:space="0" w:color="auto"/>
            <w:right w:val="none" w:sz="0" w:space="0" w:color="auto"/>
          </w:divBdr>
        </w:div>
        <w:div w:id="431896527">
          <w:marLeft w:val="547"/>
          <w:marRight w:val="0"/>
          <w:marTop w:val="0"/>
          <w:marBottom w:val="0"/>
          <w:divBdr>
            <w:top w:val="none" w:sz="0" w:space="0" w:color="auto"/>
            <w:left w:val="none" w:sz="0" w:space="0" w:color="auto"/>
            <w:bottom w:val="none" w:sz="0" w:space="0" w:color="auto"/>
            <w:right w:val="none" w:sz="0" w:space="0" w:color="auto"/>
          </w:divBdr>
        </w:div>
        <w:div w:id="240528907">
          <w:marLeft w:val="547"/>
          <w:marRight w:val="0"/>
          <w:marTop w:val="0"/>
          <w:marBottom w:val="0"/>
          <w:divBdr>
            <w:top w:val="none" w:sz="0" w:space="0" w:color="auto"/>
            <w:left w:val="none" w:sz="0" w:space="0" w:color="auto"/>
            <w:bottom w:val="none" w:sz="0" w:space="0" w:color="auto"/>
            <w:right w:val="none" w:sz="0" w:space="0" w:color="auto"/>
          </w:divBdr>
        </w:div>
        <w:div w:id="1774940164">
          <w:marLeft w:val="547"/>
          <w:marRight w:val="0"/>
          <w:marTop w:val="0"/>
          <w:marBottom w:val="0"/>
          <w:divBdr>
            <w:top w:val="none" w:sz="0" w:space="0" w:color="auto"/>
            <w:left w:val="none" w:sz="0" w:space="0" w:color="auto"/>
            <w:bottom w:val="none" w:sz="0" w:space="0" w:color="auto"/>
            <w:right w:val="none" w:sz="0" w:space="0" w:color="auto"/>
          </w:divBdr>
        </w:div>
        <w:div w:id="596524010">
          <w:marLeft w:val="547"/>
          <w:marRight w:val="0"/>
          <w:marTop w:val="0"/>
          <w:marBottom w:val="0"/>
          <w:divBdr>
            <w:top w:val="none" w:sz="0" w:space="0" w:color="auto"/>
            <w:left w:val="none" w:sz="0" w:space="0" w:color="auto"/>
            <w:bottom w:val="none" w:sz="0" w:space="0" w:color="auto"/>
            <w:right w:val="none" w:sz="0" w:space="0" w:color="auto"/>
          </w:divBdr>
        </w:div>
        <w:div w:id="1206214977">
          <w:marLeft w:val="547"/>
          <w:marRight w:val="0"/>
          <w:marTop w:val="0"/>
          <w:marBottom w:val="0"/>
          <w:divBdr>
            <w:top w:val="none" w:sz="0" w:space="0" w:color="auto"/>
            <w:left w:val="none" w:sz="0" w:space="0" w:color="auto"/>
            <w:bottom w:val="none" w:sz="0" w:space="0" w:color="auto"/>
            <w:right w:val="none" w:sz="0" w:space="0" w:color="auto"/>
          </w:divBdr>
        </w:div>
        <w:div w:id="757168521">
          <w:marLeft w:val="547"/>
          <w:marRight w:val="0"/>
          <w:marTop w:val="0"/>
          <w:marBottom w:val="0"/>
          <w:divBdr>
            <w:top w:val="none" w:sz="0" w:space="0" w:color="auto"/>
            <w:left w:val="none" w:sz="0" w:space="0" w:color="auto"/>
            <w:bottom w:val="none" w:sz="0" w:space="0" w:color="auto"/>
            <w:right w:val="none" w:sz="0" w:space="0" w:color="auto"/>
          </w:divBdr>
        </w:div>
        <w:div w:id="979001399">
          <w:marLeft w:val="547"/>
          <w:marRight w:val="0"/>
          <w:marTop w:val="0"/>
          <w:marBottom w:val="0"/>
          <w:divBdr>
            <w:top w:val="none" w:sz="0" w:space="0" w:color="auto"/>
            <w:left w:val="none" w:sz="0" w:space="0" w:color="auto"/>
            <w:bottom w:val="none" w:sz="0" w:space="0" w:color="auto"/>
            <w:right w:val="none" w:sz="0" w:space="0" w:color="auto"/>
          </w:divBdr>
        </w:div>
        <w:div w:id="1056703478">
          <w:marLeft w:val="547"/>
          <w:marRight w:val="0"/>
          <w:marTop w:val="0"/>
          <w:marBottom w:val="0"/>
          <w:divBdr>
            <w:top w:val="none" w:sz="0" w:space="0" w:color="auto"/>
            <w:left w:val="none" w:sz="0" w:space="0" w:color="auto"/>
            <w:bottom w:val="none" w:sz="0" w:space="0" w:color="auto"/>
            <w:right w:val="none" w:sz="0" w:space="0" w:color="auto"/>
          </w:divBdr>
        </w:div>
      </w:divsChild>
    </w:div>
    <w:div w:id="2043439422">
      <w:bodyDiv w:val="1"/>
      <w:marLeft w:val="0"/>
      <w:marRight w:val="0"/>
      <w:marTop w:val="0"/>
      <w:marBottom w:val="0"/>
      <w:divBdr>
        <w:top w:val="none" w:sz="0" w:space="0" w:color="auto"/>
        <w:left w:val="none" w:sz="0" w:space="0" w:color="auto"/>
        <w:bottom w:val="none" w:sz="0" w:space="0" w:color="auto"/>
        <w:right w:val="none" w:sz="0" w:space="0" w:color="auto"/>
      </w:divBdr>
      <w:divsChild>
        <w:div w:id="1390496098">
          <w:marLeft w:val="446"/>
          <w:marRight w:val="0"/>
          <w:marTop w:val="0"/>
          <w:marBottom w:val="120"/>
          <w:divBdr>
            <w:top w:val="none" w:sz="0" w:space="0" w:color="auto"/>
            <w:left w:val="none" w:sz="0" w:space="0" w:color="auto"/>
            <w:bottom w:val="none" w:sz="0" w:space="0" w:color="auto"/>
            <w:right w:val="none" w:sz="0" w:space="0" w:color="auto"/>
          </w:divBdr>
        </w:div>
        <w:div w:id="43916570">
          <w:marLeft w:val="446"/>
          <w:marRight w:val="0"/>
          <w:marTop w:val="0"/>
          <w:marBottom w:val="120"/>
          <w:divBdr>
            <w:top w:val="none" w:sz="0" w:space="0" w:color="auto"/>
            <w:left w:val="none" w:sz="0" w:space="0" w:color="auto"/>
            <w:bottom w:val="none" w:sz="0" w:space="0" w:color="auto"/>
            <w:right w:val="none" w:sz="0" w:space="0" w:color="auto"/>
          </w:divBdr>
        </w:div>
      </w:divsChild>
    </w:div>
    <w:div w:id="2061247528">
      <w:bodyDiv w:val="1"/>
      <w:marLeft w:val="0"/>
      <w:marRight w:val="0"/>
      <w:marTop w:val="0"/>
      <w:marBottom w:val="0"/>
      <w:divBdr>
        <w:top w:val="none" w:sz="0" w:space="0" w:color="auto"/>
        <w:left w:val="none" w:sz="0" w:space="0" w:color="auto"/>
        <w:bottom w:val="none" w:sz="0" w:space="0" w:color="auto"/>
        <w:right w:val="none" w:sz="0" w:space="0" w:color="auto"/>
      </w:divBdr>
    </w:div>
    <w:div w:id="2079403026">
      <w:bodyDiv w:val="1"/>
      <w:marLeft w:val="0"/>
      <w:marRight w:val="0"/>
      <w:marTop w:val="0"/>
      <w:marBottom w:val="0"/>
      <w:divBdr>
        <w:top w:val="none" w:sz="0" w:space="0" w:color="auto"/>
        <w:left w:val="none" w:sz="0" w:space="0" w:color="auto"/>
        <w:bottom w:val="none" w:sz="0" w:space="0" w:color="auto"/>
        <w:right w:val="none" w:sz="0" w:space="0" w:color="auto"/>
      </w:divBdr>
    </w:div>
    <w:div w:id="2110003403">
      <w:bodyDiv w:val="1"/>
      <w:marLeft w:val="0"/>
      <w:marRight w:val="0"/>
      <w:marTop w:val="0"/>
      <w:marBottom w:val="0"/>
      <w:divBdr>
        <w:top w:val="none" w:sz="0" w:space="0" w:color="auto"/>
        <w:left w:val="none" w:sz="0" w:space="0" w:color="auto"/>
        <w:bottom w:val="none" w:sz="0" w:space="0" w:color="auto"/>
        <w:right w:val="none" w:sz="0" w:space="0" w:color="auto"/>
      </w:divBdr>
    </w:div>
    <w:div w:id="2122609981">
      <w:bodyDiv w:val="1"/>
      <w:marLeft w:val="0"/>
      <w:marRight w:val="0"/>
      <w:marTop w:val="0"/>
      <w:marBottom w:val="0"/>
      <w:divBdr>
        <w:top w:val="none" w:sz="0" w:space="0" w:color="auto"/>
        <w:left w:val="none" w:sz="0" w:space="0" w:color="auto"/>
        <w:bottom w:val="none" w:sz="0" w:space="0" w:color="auto"/>
        <w:right w:val="none" w:sz="0" w:space="0" w:color="auto"/>
      </w:divBdr>
    </w:div>
    <w:div w:id="2125272907">
      <w:bodyDiv w:val="1"/>
      <w:marLeft w:val="0"/>
      <w:marRight w:val="0"/>
      <w:marTop w:val="0"/>
      <w:marBottom w:val="0"/>
      <w:divBdr>
        <w:top w:val="none" w:sz="0" w:space="0" w:color="auto"/>
        <w:left w:val="none" w:sz="0" w:space="0" w:color="auto"/>
        <w:bottom w:val="none" w:sz="0" w:space="0" w:color="auto"/>
        <w:right w:val="none" w:sz="0" w:space="0" w:color="auto"/>
      </w:divBdr>
    </w:div>
    <w:div w:id="2135438039">
      <w:bodyDiv w:val="1"/>
      <w:marLeft w:val="0"/>
      <w:marRight w:val="0"/>
      <w:marTop w:val="0"/>
      <w:marBottom w:val="0"/>
      <w:divBdr>
        <w:top w:val="none" w:sz="0" w:space="0" w:color="auto"/>
        <w:left w:val="none" w:sz="0" w:space="0" w:color="auto"/>
        <w:bottom w:val="none" w:sz="0" w:space="0" w:color="auto"/>
        <w:right w:val="none" w:sz="0" w:space="0" w:color="auto"/>
      </w:divBdr>
    </w:div>
    <w:div w:id="2141723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image002.jpg@01D5CD57.37433D60" TargetMode="External"/><Relationship Id="rId18" Type="http://schemas.openxmlformats.org/officeDocument/2006/relationships/image" Target="media/image30.png"/><Relationship Id="rId26" Type="http://schemas.openxmlformats.org/officeDocument/2006/relationships/image" Target="media/image8.png"/><Relationship Id="rId39" Type="http://schemas.openxmlformats.org/officeDocument/2006/relationships/image" Target="media/image16.png"/><Relationship Id="rId21" Type="http://schemas.openxmlformats.org/officeDocument/2006/relationships/comments" Target="comments.xml"/><Relationship Id="rId34" Type="http://schemas.openxmlformats.org/officeDocument/2006/relationships/image" Target="media/image13.png"/><Relationship Id="rId42" Type="http://schemas.openxmlformats.org/officeDocument/2006/relationships/oleObject" Target="embeddings/oleObject6.bin"/><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0.jpeg"/><Relationship Id="rId29" Type="http://schemas.openxmlformats.org/officeDocument/2006/relationships/oleObject" Target="embeddings/oleObject1.bin"/><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chart" Target="charts/chart1.xml"/><Relationship Id="rId37" Type="http://schemas.openxmlformats.org/officeDocument/2006/relationships/image" Target="media/image15.png"/><Relationship Id="rId40" Type="http://schemas.openxmlformats.org/officeDocument/2006/relationships/oleObject" Target="embeddings/oleObject5.bin"/><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cid:image003.png@01D5CD57.37433D60"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oleObject" Target="embeddings/oleObject3.bin"/><Relationship Id="rId49" Type="http://schemas.microsoft.com/office/2011/relationships/people" Target="people.xml"/><Relationship Id="rId10" Type="http://schemas.openxmlformats.org/officeDocument/2006/relationships/endnotes" Target="endnotes.xml"/><Relationship Id="rId19" Type="http://schemas.openxmlformats.org/officeDocument/2006/relationships/image" Target="cid:image003.png@01D5CD57.37433D60" TargetMode="External"/><Relationship Id="rId31" Type="http://schemas.openxmlformats.org/officeDocument/2006/relationships/oleObject" Target="embeddings/oleObject2.bin"/><Relationship Id="rId44" Type="http://schemas.openxmlformats.org/officeDocument/2006/relationships/header" Target="header1.xml"/><Relationship Id="rId52"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microsoft.com/office/2011/relationships/commentsExtended" Target="commentsExtended.xml"/><Relationship Id="rId27" Type="http://schemas.openxmlformats.org/officeDocument/2006/relationships/image" Target="media/image9.emf"/><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fontTable" Target="fontTable.xml"/><Relationship Id="rId8" Type="http://schemas.openxmlformats.org/officeDocument/2006/relationships/webSettings" Target="webSettings.xml"/><Relationship Id="rId51" Type="http://schemas.microsoft.com/office/2016/09/relationships/commentsIds" Target="commentsId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cid:image002.jpg@01D5CD57.37433D60"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oleObject" Target="embeddings/oleObject4.bin"/><Relationship Id="rId46" Type="http://schemas.openxmlformats.org/officeDocument/2006/relationships/header" Target="header2.xml"/><Relationship Id="rId20" Type="http://schemas.openxmlformats.org/officeDocument/2006/relationships/image" Target="media/image4.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0.png"/><Relationship Id="rId1"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oleObject" Target="file:///D:\Projects\IDSPL\Dashboard%20forma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'Monthly Comparison'!$B$1</c:f>
              <c:strCache>
                <c:ptCount val="1"/>
                <c:pt idx="0">
                  <c:v>Month 1</c:v>
                </c:pt>
              </c:strCache>
            </c:strRef>
          </c:tx>
          <c:spPr>
            <a:solidFill>
              <a:schemeClr val="accent1"/>
            </a:solidFill>
            <a:ln>
              <a:noFill/>
            </a:ln>
            <a:effectLst/>
          </c:spPr>
          <c:invertIfNegative val="0"/>
          <c:cat>
            <c:strRef>
              <c:f>'Monthly Comparison'!$A$2:$A$5</c:f>
              <c:strCache>
                <c:ptCount val="4"/>
                <c:pt idx="0">
                  <c:v>Installation</c:v>
                </c:pt>
                <c:pt idx="1">
                  <c:v>Deinstalltion</c:v>
                </c:pt>
                <c:pt idx="2">
                  <c:v>Service Call</c:v>
                </c:pt>
                <c:pt idx="3">
                  <c:v>SC_Roll</c:v>
                </c:pt>
              </c:strCache>
            </c:strRef>
          </c:cat>
          <c:val>
            <c:numRef>
              <c:f>'Monthly Comparison'!$B$2:$B$5</c:f>
              <c:numCache>
                <c:formatCode>General</c:formatCode>
                <c:ptCount val="4"/>
                <c:pt idx="0">
                  <c:v>5</c:v>
                </c:pt>
                <c:pt idx="1">
                  <c:v>3</c:v>
                </c:pt>
                <c:pt idx="2">
                  <c:v>7</c:v>
                </c:pt>
                <c:pt idx="3">
                  <c:v>5</c:v>
                </c:pt>
              </c:numCache>
            </c:numRef>
          </c:val>
          <c:extLst xmlns:c16r2="http://schemas.microsoft.com/office/drawing/2015/06/chart">
            <c:ext xmlns:c16="http://schemas.microsoft.com/office/drawing/2014/chart" uri="{C3380CC4-5D6E-409C-BE32-E72D297353CC}">
              <c16:uniqueId val="{00000000-0AA9-4C21-8999-CCB999B36E69}"/>
            </c:ext>
          </c:extLst>
        </c:ser>
        <c:ser>
          <c:idx val="1"/>
          <c:order val="1"/>
          <c:tx>
            <c:strRef>
              <c:f>'Monthly Comparison'!$C$1</c:f>
              <c:strCache>
                <c:ptCount val="1"/>
                <c:pt idx="0">
                  <c:v>Month 2</c:v>
                </c:pt>
              </c:strCache>
            </c:strRef>
          </c:tx>
          <c:spPr>
            <a:solidFill>
              <a:schemeClr val="accent2"/>
            </a:solidFill>
            <a:ln>
              <a:noFill/>
            </a:ln>
            <a:effectLst/>
          </c:spPr>
          <c:invertIfNegative val="0"/>
          <c:cat>
            <c:strRef>
              <c:f>'Monthly Comparison'!$A$2:$A$5</c:f>
              <c:strCache>
                <c:ptCount val="4"/>
                <c:pt idx="0">
                  <c:v>Installation</c:v>
                </c:pt>
                <c:pt idx="1">
                  <c:v>Deinstalltion</c:v>
                </c:pt>
                <c:pt idx="2">
                  <c:v>Service Call</c:v>
                </c:pt>
                <c:pt idx="3">
                  <c:v>SC_Roll</c:v>
                </c:pt>
              </c:strCache>
            </c:strRef>
          </c:cat>
          <c:val>
            <c:numRef>
              <c:f>'Monthly Comparison'!$C$2:$C$5</c:f>
              <c:numCache>
                <c:formatCode>General</c:formatCode>
                <c:ptCount val="4"/>
                <c:pt idx="0">
                  <c:v>6</c:v>
                </c:pt>
                <c:pt idx="1">
                  <c:v>3</c:v>
                </c:pt>
                <c:pt idx="2">
                  <c:v>8</c:v>
                </c:pt>
                <c:pt idx="3">
                  <c:v>8</c:v>
                </c:pt>
              </c:numCache>
            </c:numRef>
          </c:val>
          <c:extLst xmlns:c16r2="http://schemas.microsoft.com/office/drawing/2015/06/chart">
            <c:ext xmlns:c16="http://schemas.microsoft.com/office/drawing/2014/chart" uri="{C3380CC4-5D6E-409C-BE32-E72D297353CC}">
              <c16:uniqueId val="{00000001-0AA9-4C21-8999-CCB999B36E69}"/>
            </c:ext>
          </c:extLst>
        </c:ser>
        <c:ser>
          <c:idx val="2"/>
          <c:order val="2"/>
          <c:tx>
            <c:strRef>
              <c:f>'Monthly Comparison'!$D$1</c:f>
              <c:strCache>
                <c:ptCount val="1"/>
                <c:pt idx="0">
                  <c:v>Month 3</c:v>
                </c:pt>
              </c:strCache>
            </c:strRef>
          </c:tx>
          <c:spPr>
            <a:solidFill>
              <a:schemeClr val="accent3"/>
            </a:solidFill>
            <a:ln>
              <a:noFill/>
            </a:ln>
            <a:effectLst/>
          </c:spPr>
          <c:invertIfNegative val="0"/>
          <c:cat>
            <c:strRef>
              <c:f>'Monthly Comparison'!$A$2:$A$5</c:f>
              <c:strCache>
                <c:ptCount val="4"/>
                <c:pt idx="0">
                  <c:v>Installation</c:v>
                </c:pt>
                <c:pt idx="1">
                  <c:v>Deinstalltion</c:v>
                </c:pt>
                <c:pt idx="2">
                  <c:v>Service Call</c:v>
                </c:pt>
                <c:pt idx="3">
                  <c:v>SC_Roll</c:v>
                </c:pt>
              </c:strCache>
            </c:strRef>
          </c:cat>
          <c:val>
            <c:numRef>
              <c:f>'Monthly Comparison'!$D$2:$D$5</c:f>
              <c:numCache>
                <c:formatCode>General</c:formatCode>
                <c:ptCount val="4"/>
                <c:pt idx="0">
                  <c:v>4</c:v>
                </c:pt>
                <c:pt idx="1">
                  <c:v>5</c:v>
                </c:pt>
                <c:pt idx="2">
                  <c:v>4</c:v>
                </c:pt>
                <c:pt idx="3">
                  <c:v>4</c:v>
                </c:pt>
              </c:numCache>
            </c:numRef>
          </c:val>
          <c:extLst xmlns:c16r2="http://schemas.microsoft.com/office/drawing/2015/06/chart">
            <c:ext xmlns:c16="http://schemas.microsoft.com/office/drawing/2014/chart" uri="{C3380CC4-5D6E-409C-BE32-E72D297353CC}">
              <c16:uniqueId val="{00000002-0AA9-4C21-8999-CCB999B36E69}"/>
            </c:ext>
          </c:extLst>
        </c:ser>
        <c:dLbls>
          <c:showLegendKey val="0"/>
          <c:showVal val="0"/>
          <c:showCatName val="0"/>
          <c:showSerName val="0"/>
          <c:showPercent val="0"/>
          <c:showBubbleSize val="0"/>
        </c:dLbls>
        <c:gapWidth val="219"/>
        <c:overlap val="-27"/>
        <c:axId val="226122224"/>
        <c:axId val="226116784"/>
      </c:barChart>
      <c:catAx>
        <c:axId val="226122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6116784"/>
        <c:crosses val="autoZero"/>
        <c:auto val="1"/>
        <c:lblAlgn val="ctr"/>
        <c:lblOffset val="100"/>
        <c:noMultiLvlLbl val="0"/>
      </c:catAx>
      <c:valAx>
        <c:axId val="226116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6122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cd0c857-97b6-444a-af48-088743f136cb">
      <Terms xmlns="http://schemas.microsoft.com/office/infopath/2007/PartnerControls"/>
    </lcf76f155ced4ddcb4097134ff3c332f>
    <TaxCatchAll xmlns="47561a51-4d0e-4ac1-9484-09bda075f34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D35EB4E58F87F46899053D34E8E71D4" ma:contentTypeVersion="17" ma:contentTypeDescription="Create a new document." ma:contentTypeScope="" ma:versionID="d3bdf247432e0e94c05d9f5f70fc32b6">
  <xsd:schema xmlns:xsd="http://www.w3.org/2001/XMLSchema" xmlns:xs="http://www.w3.org/2001/XMLSchema" xmlns:p="http://schemas.microsoft.com/office/2006/metadata/properties" xmlns:ns2="5cd0c857-97b6-444a-af48-088743f136cb" xmlns:ns3="47561a51-4d0e-4ac1-9484-09bda075f34c" targetNamespace="http://schemas.microsoft.com/office/2006/metadata/properties" ma:root="true" ma:fieldsID="13c10267909ed37377522da278ef2772" ns2:_="" ns3:_="">
    <xsd:import namespace="5cd0c857-97b6-444a-af48-088743f136cb"/>
    <xsd:import namespace="47561a51-4d0e-4ac1-9484-09bda075f34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MediaServiceLocatio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d0c857-97b6-444a-af48-088743f136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45c5823f-085a-4725-9717-9c0080a2f7f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7561a51-4d0e-4ac1-9484-09bda075f34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7ada96bc-aa0a-4adf-9ffd-473e90dc5895}" ma:internalName="TaxCatchAll" ma:showField="CatchAllData" ma:web="47561a51-4d0e-4ac1-9484-09bda075f34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86CD730-6230-4111-A71D-CA283BF0ECE9}">
  <ds:schemaRefs>
    <ds:schemaRef ds:uri="http://schemas.microsoft.com/sharepoint/v3/contenttype/forms"/>
  </ds:schemaRefs>
</ds:datastoreItem>
</file>

<file path=customXml/itemProps2.xml><?xml version="1.0" encoding="utf-8"?>
<ds:datastoreItem xmlns:ds="http://schemas.openxmlformats.org/officeDocument/2006/customXml" ds:itemID="{12961F1B-2E4E-459F-9FFF-6E628901B1E7}">
  <ds:schemaRefs>
    <ds:schemaRef ds:uri="http://schemas.microsoft.com/office/2006/metadata/properties"/>
    <ds:schemaRef ds:uri="http://schemas.microsoft.com/office/infopath/2007/PartnerControls"/>
    <ds:schemaRef ds:uri="5cd0c857-97b6-444a-af48-088743f136cb"/>
    <ds:schemaRef ds:uri="47561a51-4d0e-4ac1-9484-09bda075f34c"/>
  </ds:schemaRefs>
</ds:datastoreItem>
</file>

<file path=customXml/itemProps3.xml><?xml version="1.0" encoding="utf-8"?>
<ds:datastoreItem xmlns:ds="http://schemas.openxmlformats.org/officeDocument/2006/customXml" ds:itemID="{AFA9644E-1EC4-48B9-B23D-1DB52512F6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d0c857-97b6-444a-af48-088743f136cb"/>
    <ds:schemaRef ds:uri="47561a51-4d0e-4ac1-9484-09bda075f3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8FF57B-BBD1-4E42-8409-E0AC079C3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6955</Words>
  <Characters>39648</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46510</CharactersWithSpaces>
  <SharedDoc>false</SharedDoc>
  <HLinks>
    <vt:vector size="240" baseType="variant">
      <vt:variant>
        <vt:i4>1114163</vt:i4>
      </vt:variant>
      <vt:variant>
        <vt:i4>236</vt:i4>
      </vt:variant>
      <vt:variant>
        <vt:i4>0</vt:i4>
      </vt:variant>
      <vt:variant>
        <vt:i4>5</vt:i4>
      </vt:variant>
      <vt:variant>
        <vt:lpwstr/>
      </vt:variant>
      <vt:variant>
        <vt:lpwstr>_Toc77543722</vt:lpwstr>
      </vt:variant>
      <vt:variant>
        <vt:i4>1179699</vt:i4>
      </vt:variant>
      <vt:variant>
        <vt:i4>230</vt:i4>
      </vt:variant>
      <vt:variant>
        <vt:i4>0</vt:i4>
      </vt:variant>
      <vt:variant>
        <vt:i4>5</vt:i4>
      </vt:variant>
      <vt:variant>
        <vt:lpwstr/>
      </vt:variant>
      <vt:variant>
        <vt:lpwstr>_Toc77543721</vt:lpwstr>
      </vt:variant>
      <vt:variant>
        <vt:i4>1245235</vt:i4>
      </vt:variant>
      <vt:variant>
        <vt:i4>224</vt:i4>
      </vt:variant>
      <vt:variant>
        <vt:i4>0</vt:i4>
      </vt:variant>
      <vt:variant>
        <vt:i4>5</vt:i4>
      </vt:variant>
      <vt:variant>
        <vt:lpwstr/>
      </vt:variant>
      <vt:variant>
        <vt:lpwstr>_Toc77543720</vt:lpwstr>
      </vt:variant>
      <vt:variant>
        <vt:i4>1703984</vt:i4>
      </vt:variant>
      <vt:variant>
        <vt:i4>218</vt:i4>
      </vt:variant>
      <vt:variant>
        <vt:i4>0</vt:i4>
      </vt:variant>
      <vt:variant>
        <vt:i4>5</vt:i4>
      </vt:variant>
      <vt:variant>
        <vt:lpwstr/>
      </vt:variant>
      <vt:variant>
        <vt:lpwstr>_Toc77543719</vt:lpwstr>
      </vt:variant>
      <vt:variant>
        <vt:i4>1769520</vt:i4>
      </vt:variant>
      <vt:variant>
        <vt:i4>212</vt:i4>
      </vt:variant>
      <vt:variant>
        <vt:i4>0</vt:i4>
      </vt:variant>
      <vt:variant>
        <vt:i4>5</vt:i4>
      </vt:variant>
      <vt:variant>
        <vt:lpwstr/>
      </vt:variant>
      <vt:variant>
        <vt:lpwstr>_Toc77543718</vt:lpwstr>
      </vt:variant>
      <vt:variant>
        <vt:i4>1310768</vt:i4>
      </vt:variant>
      <vt:variant>
        <vt:i4>206</vt:i4>
      </vt:variant>
      <vt:variant>
        <vt:i4>0</vt:i4>
      </vt:variant>
      <vt:variant>
        <vt:i4>5</vt:i4>
      </vt:variant>
      <vt:variant>
        <vt:lpwstr/>
      </vt:variant>
      <vt:variant>
        <vt:lpwstr>_Toc77543717</vt:lpwstr>
      </vt:variant>
      <vt:variant>
        <vt:i4>1376304</vt:i4>
      </vt:variant>
      <vt:variant>
        <vt:i4>200</vt:i4>
      </vt:variant>
      <vt:variant>
        <vt:i4>0</vt:i4>
      </vt:variant>
      <vt:variant>
        <vt:i4>5</vt:i4>
      </vt:variant>
      <vt:variant>
        <vt:lpwstr/>
      </vt:variant>
      <vt:variant>
        <vt:lpwstr>_Toc77543716</vt:lpwstr>
      </vt:variant>
      <vt:variant>
        <vt:i4>1441840</vt:i4>
      </vt:variant>
      <vt:variant>
        <vt:i4>194</vt:i4>
      </vt:variant>
      <vt:variant>
        <vt:i4>0</vt:i4>
      </vt:variant>
      <vt:variant>
        <vt:i4>5</vt:i4>
      </vt:variant>
      <vt:variant>
        <vt:lpwstr/>
      </vt:variant>
      <vt:variant>
        <vt:lpwstr>_Toc77543715</vt:lpwstr>
      </vt:variant>
      <vt:variant>
        <vt:i4>1507376</vt:i4>
      </vt:variant>
      <vt:variant>
        <vt:i4>188</vt:i4>
      </vt:variant>
      <vt:variant>
        <vt:i4>0</vt:i4>
      </vt:variant>
      <vt:variant>
        <vt:i4>5</vt:i4>
      </vt:variant>
      <vt:variant>
        <vt:lpwstr/>
      </vt:variant>
      <vt:variant>
        <vt:lpwstr>_Toc77543714</vt:lpwstr>
      </vt:variant>
      <vt:variant>
        <vt:i4>1048624</vt:i4>
      </vt:variant>
      <vt:variant>
        <vt:i4>182</vt:i4>
      </vt:variant>
      <vt:variant>
        <vt:i4>0</vt:i4>
      </vt:variant>
      <vt:variant>
        <vt:i4>5</vt:i4>
      </vt:variant>
      <vt:variant>
        <vt:lpwstr/>
      </vt:variant>
      <vt:variant>
        <vt:lpwstr>_Toc77543713</vt:lpwstr>
      </vt:variant>
      <vt:variant>
        <vt:i4>1114160</vt:i4>
      </vt:variant>
      <vt:variant>
        <vt:i4>176</vt:i4>
      </vt:variant>
      <vt:variant>
        <vt:i4>0</vt:i4>
      </vt:variant>
      <vt:variant>
        <vt:i4>5</vt:i4>
      </vt:variant>
      <vt:variant>
        <vt:lpwstr/>
      </vt:variant>
      <vt:variant>
        <vt:lpwstr>_Toc77543712</vt:lpwstr>
      </vt:variant>
      <vt:variant>
        <vt:i4>1179696</vt:i4>
      </vt:variant>
      <vt:variant>
        <vt:i4>170</vt:i4>
      </vt:variant>
      <vt:variant>
        <vt:i4>0</vt:i4>
      </vt:variant>
      <vt:variant>
        <vt:i4>5</vt:i4>
      </vt:variant>
      <vt:variant>
        <vt:lpwstr/>
      </vt:variant>
      <vt:variant>
        <vt:lpwstr>_Toc77543711</vt:lpwstr>
      </vt:variant>
      <vt:variant>
        <vt:i4>1245232</vt:i4>
      </vt:variant>
      <vt:variant>
        <vt:i4>164</vt:i4>
      </vt:variant>
      <vt:variant>
        <vt:i4>0</vt:i4>
      </vt:variant>
      <vt:variant>
        <vt:i4>5</vt:i4>
      </vt:variant>
      <vt:variant>
        <vt:lpwstr/>
      </vt:variant>
      <vt:variant>
        <vt:lpwstr>_Toc77543710</vt:lpwstr>
      </vt:variant>
      <vt:variant>
        <vt:i4>1703985</vt:i4>
      </vt:variant>
      <vt:variant>
        <vt:i4>158</vt:i4>
      </vt:variant>
      <vt:variant>
        <vt:i4>0</vt:i4>
      </vt:variant>
      <vt:variant>
        <vt:i4>5</vt:i4>
      </vt:variant>
      <vt:variant>
        <vt:lpwstr/>
      </vt:variant>
      <vt:variant>
        <vt:lpwstr>_Toc77543709</vt:lpwstr>
      </vt:variant>
      <vt:variant>
        <vt:i4>1769521</vt:i4>
      </vt:variant>
      <vt:variant>
        <vt:i4>152</vt:i4>
      </vt:variant>
      <vt:variant>
        <vt:i4>0</vt:i4>
      </vt:variant>
      <vt:variant>
        <vt:i4>5</vt:i4>
      </vt:variant>
      <vt:variant>
        <vt:lpwstr/>
      </vt:variant>
      <vt:variant>
        <vt:lpwstr>_Toc77543708</vt:lpwstr>
      </vt:variant>
      <vt:variant>
        <vt:i4>1310769</vt:i4>
      </vt:variant>
      <vt:variant>
        <vt:i4>146</vt:i4>
      </vt:variant>
      <vt:variant>
        <vt:i4>0</vt:i4>
      </vt:variant>
      <vt:variant>
        <vt:i4>5</vt:i4>
      </vt:variant>
      <vt:variant>
        <vt:lpwstr/>
      </vt:variant>
      <vt:variant>
        <vt:lpwstr>_Toc77543707</vt:lpwstr>
      </vt:variant>
      <vt:variant>
        <vt:i4>1376305</vt:i4>
      </vt:variant>
      <vt:variant>
        <vt:i4>140</vt:i4>
      </vt:variant>
      <vt:variant>
        <vt:i4>0</vt:i4>
      </vt:variant>
      <vt:variant>
        <vt:i4>5</vt:i4>
      </vt:variant>
      <vt:variant>
        <vt:lpwstr/>
      </vt:variant>
      <vt:variant>
        <vt:lpwstr>_Toc77543706</vt:lpwstr>
      </vt:variant>
      <vt:variant>
        <vt:i4>1441841</vt:i4>
      </vt:variant>
      <vt:variant>
        <vt:i4>134</vt:i4>
      </vt:variant>
      <vt:variant>
        <vt:i4>0</vt:i4>
      </vt:variant>
      <vt:variant>
        <vt:i4>5</vt:i4>
      </vt:variant>
      <vt:variant>
        <vt:lpwstr/>
      </vt:variant>
      <vt:variant>
        <vt:lpwstr>_Toc77543705</vt:lpwstr>
      </vt:variant>
      <vt:variant>
        <vt:i4>1507377</vt:i4>
      </vt:variant>
      <vt:variant>
        <vt:i4>128</vt:i4>
      </vt:variant>
      <vt:variant>
        <vt:i4>0</vt:i4>
      </vt:variant>
      <vt:variant>
        <vt:i4>5</vt:i4>
      </vt:variant>
      <vt:variant>
        <vt:lpwstr/>
      </vt:variant>
      <vt:variant>
        <vt:lpwstr>_Toc77543704</vt:lpwstr>
      </vt:variant>
      <vt:variant>
        <vt:i4>1048625</vt:i4>
      </vt:variant>
      <vt:variant>
        <vt:i4>122</vt:i4>
      </vt:variant>
      <vt:variant>
        <vt:i4>0</vt:i4>
      </vt:variant>
      <vt:variant>
        <vt:i4>5</vt:i4>
      </vt:variant>
      <vt:variant>
        <vt:lpwstr/>
      </vt:variant>
      <vt:variant>
        <vt:lpwstr>_Toc77543703</vt:lpwstr>
      </vt:variant>
      <vt:variant>
        <vt:i4>1114161</vt:i4>
      </vt:variant>
      <vt:variant>
        <vt:i4>116</vt:i4>
      </vt:variant>
      <vt:variant>
        <vt:i4>0</vt:i4>
      </vt:variant>
      <vt:variant>
        <vt:i4>5</vt:i4>
      </vt:variant>
      <vt:variant>
        <vt:lpwstr/>
      </vt:variant>
      <vt:variant>
        <vt:lpwstr>_Toc77543702</vt:lpwstr>
      </vt:variant>
      <vt:variant>
        <vt:i4>1179697</vt:i4>
      </vt:variant>
      <vt:variant>
        <vt:i4>110</vt:i4>
      </vt:variant>
      <vt:variant>
        <vt:i4>0</vt:i4>
      </vt:variant>
      <vt:variant>
        <vt:i4>5</vt:i4>
      </vt:variant>
      <vt:variant>
        <vt:lpwstr/>
      </vt:variant>
      <vt:variant>
        <vt:lpwstr>_Toc77543701</vt:lpwstr>
      </vt:variant>
      <vt:variant>
        <vt:i4>1245233</vt:i4>
      </vt:variant>
      <vt:variant>
        <vt:i4>104</vt:i4>
      </vt:variant>
      <vt:variant>
        <vt:i4>0</vt:i4>
      </vt:variant>
      <vt:variant>
        <vt:i4>5</vt:i4>
      </vt:variant>
      <vt:variant>
        <vt:lpwstr/>
      </vt:variant>
      <vt:variant>
        <vt:lpwstr>_Toc77543700</vt:lpwstr>
      </vt:variant>
      <vt:variant>
        <vt:i4>1769528</vt:i4>
      </vt:variant>
      <vt:variant>
        <vt:i4>98</vt:i4>
      </vt:variant>
      <vt:variant>
        <vt:i4>0</vt:i4>
      </vt:variant>
      <vt:variant>
        <vt:i4>5</vt:i4>
      </vt:variant>
      <vt:variant>
        <vt:lpwstr/>
      </vt:variant>
      <vt:variant>
        <vt:lpwstr>_Toc77543699</vt:lpwstr>
      </vt:variant>
      <vt:variant>
        <vt:i4>1703992</vt:i4>
      </vt:variant>
      <vt:variant>
        <vt:i4>92</vt:i4>
      </vt:variant>
      <vt:variant>
        <vt:i4>0</vt:i4>
      </vt:variant>
      <vt:variant>
        <vt:i4>5</vt:i4>
      </vt:variant>
      <vt:variant>
        <vt:lpwstr/>
      </vt:variant>
      <vt:variant>
        <vt:lpwstr>_Toc77543698</vt:lpwstr>
      </vt:variant>
      <vt:variant>
        <vt:i4>1376312</vt:i4>
      </vt:variant>
      <vt:variant>
        <vt:i4>86</vt:i4>
      </vt:variant>
      <vt:variant>
        <vt:i4>0</vt:i4>
      </vt:variant>
      <vt:variant>
        <vt:i4>5</vt:i4>
      </vt:variant>
      <vt:variant>
        <vt:lpwstr/>
      </vt:variant>
      <vt:variant>
        <vt:lpwstr>_Toc77543697</vt:lpwstr>
      </vt:variant>
      <vt:variant>
        <vt:i4>1310776</vt:i4>
      </vt:variant>
      <vt:variant>
        <vt:i4>80</vt:i4>
      </vt:variant>
      <vt:variant>
        <vt:i4>0</vt:i4>
      </vt:variant>
      <vt:variant>
        <vt:i4>5</vt:i4>
      </vt:variant>
      <vt:variant>
        <vt:lpwstr/>
      </vt:variant>
      <vt:variant>
        <vt:lpwstr>_Toc77543696</vt:lpwstr>
      </vt:variant>
      <vt:variant>
        <vt:i4>1507384</vt:i4>
      </vt:variant>
      <vt:variant>
        <vt:i4>74</vt:i4>
      </vt:variant>
      <vt:variant>
        <vt:i4>0</vt:i4>
      </vt:variant>
      <vt:variant>
        <vt:i4>5</vt:i4>
      </vt:variant>
      <vt:variant>
        <vt:lpwstr/>
      </vt:variant>
      <vt:variant>
        <vt:lpwstr>_Toc77543695</vt:lpwstr>
      </vt:variant>
      <vt:variant>
        <vt:i4>1441848</vt:i4>
      </vt:variant>
      <vt:variant>
        <vt:i4>68</vt:i4>
      </vt:variant>
      <vt:variant>
        <vt:i4>0</vt:i4>
      </vt:variant>
      <vt:variant>
        <vt:i4>5</vt:i4>
      </vt:variant>
      <vt:variant>
        <vt:lpwstr/>
      </vt:variant>
      <vt:variant>
        <vt:lpwstr>_Toc77543694</vt:lpwstr>
      </vt:variant>
      <vt:variant>
        <vt:i4>1114168</vt:i4>
      </vt:variant>
      <vt:variant>
        <vt:i4>62</vt:i4>
      </vt:variant>
      <vt:variant>
        <vt:i4>0</vt:i4>
      </vt:variant>
      <vt:variant>
        <vt:i4>5</vt:i4>
      </vt:variant>
      <vt:variant>
        <vt:lpwstr/>
      </vt:variant>
      <vt:variant>
        <vt:lpwstr>_Toc77543693</vt:lpwstr>
      </vt:variant>
      <vt:variant>
        <vt:i4>1048632</vt:i4>
      </vt:variant>
      <vt:variant>
        <vt:i4>56</vt:i4>
      </vt:variant>
      <vt:variant>
        <vt:i4>0</vt:i4>
      </vt:variant>
      <vt:variant>
        <vt:i4>5</vt:i4>
      </vt:variant>
      <vt:variant>
        <vt:lpwstr/>
      </vt:variant>
      <vt:variant>
        <vt:lpwstr>_Toc77543692</vt:lpwstr>
      </vt:variant>
      <vt:variant>
        <vt:i4>1245240</vt:i4>
      </vt:variant>
      <vt:variant>
        <vt:i4>50</vt:i4>
      </vt:variant>
      <vt:variant>
        <vt:i4>0</vt:i4>
      </vt:variant>
      <vt:variant>
        <vt:i4>5</vt:i4>
      </vt:variant>
      <vt:variant>
        <vt:lpwstr/>
      </vt:variant>
      <vt:variant>
        <vt:lpwstr>_Toc77543691</vt:lpwstr>
      </vt:variant>
      <vt:variant>
        <vt:i4>1179704</vt:i4>
      </vt:variant>
      <vt:variant>
        <vt:i4>44</vt:i4>
      </vt:variant>
      <vt:variant>
        <vt:i4>0</vt:i4>
      </vt:variant>
      <vt:variant>
        <vt:i4>5</vt:i4>
      </vt:variant>
      <vt:variant>
        <vt:lpwstr/>
      </vt:variant>
      <vt:variant>
        <vt:lpwstr>_Toc77543690</vt:lpwstr>
      </vt:variant>
      <vt:variant>
        <vt:i4>1769529</vt:i4>
      </vt:variant>
      <vt:variant>
        <vt:i4>38</vt:i4>
      </vt:variant>
      <vt:variant>
        <vt:i4>0</vt:i4>
      </vt:variant>
      <vt:variant>
        <vt:i4>5</vt:i4>
      </vt:variant>
      <vt:variant>
        <vt:lpwstr/>
      </vt:variant>
      <vt:variant>
        <vt:lpwstr>_Toc77543689</vt:lpwstr>
      </vt:variant>
      <vt:variant>
        <vt:i4>1703993</vt:i4>
      </vt:variant>
      <vt:variant>
        <vt:i4>32</vt:i4>
      </vt:variant>
      <vt:variant>
        <vt:i4>0</vt:i4>
      </vt:variant>
      <vt:variant>
        <vt:i4>5</vt:i4>
      </vt:variant>
      <vt:variant>
        <vt:lpwstr/>
      </vt:variant>
      <vt:variant>
        <vt:lpwstr>_Toc77543688</vt:lpwstr>
      </vt:variant>
      <vt:variant>
        <vt:i4>1376313</vt:i4>
      </vt:variant>
      <vt:variant>
        <vt:i4>26</vt:i4>
      </vt:variant>
      <vt:variant>
        <vt:i4>0</vt:i4>
      </vt:variant>
      <vt:variant>
        <vt:i4>5</vt:i4>
      </vt:variant>
      <vt:variant>
        <vt:lpwstr/>
      </vt:variant>
      <vt:variant>
        <vt:lpwstr>_Toc77543687</vt:lpwstr>
      </vt:variant>
      <vt:variant>
        <vt:i4>1310777</vt:i4>
      </vt:variant>
      <vt:variant>
        <vt:i4>20</vt:i4>
      </vt:variant>
      <vt:variant>
        <vt:i4>0</vt:i4>
      </vt:variant>
      <vt:variant>
        <vt:i4>5</vt:i4>
      </vt:variant>
      <vt:variant>
        <vt:lpwstr/>
      </vt:variant>
      <vt:variant>
        <vt:lpwstr>_Toc77543686</vt:lpwstr>
      </vt:variant>
      <vt:variant>
        <vt:i4>1507385</vt:i4>
      </vt:variant>
      <vt:variant>
        <vt:i4>14</vt:i4>
      </vt:variant>
      <vt:variant>
        <vt:i4>0</vt:i4>
      </vt:variant>
      <vt:variant>
        <vt:i4>5</vt:i4>
      </vt:variant>
      <vt:variant>
        <vt:lpwstr/>
      </vt:variant>
      <vt:variant>
        <vt:lpwstr>_Toc77543685</vt:lpwstr>
      </vt:variant>
      <vt:variant>
        <vt:i4>1441849</vt:i4>
      </vt:variant>
      <vt:variant>
        <vt:i4>8</vt:i4>
      </vt:variant>
      <vt:variant>
        <vt:i4>0</vt:i4>
      </vt:variant>
      <vt:variant>
        <vt:i4>5</vt:i4>
      </vt:variant>
      <vt:variant>
        <vt:lpwstr/>
      </vt:variant>
      <vt:variant>
        <vt:lpwstr>_Toc77543684</vt:lpwstr>
      </vt:variant>
      <vt:variant>
        <vt:i4>1114169</vt:i4>
      </vt:variant>
      <vt:variant>
        <vt:i4>2</vt:i4>
      </vt:variant>
      <vt:variant>
        <vt:i4>0</vt:i4>
      </vt:variant>
      <vt:variant>
        <vt:i4>5</vt:i4>
      </vt:variant>
      <vt:variant>
        <vt:lpwstr/>
      </vt:variant>
      <vt:variant>
        <vt:lpwstr>_Toc77543683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Talakola</dc:creator>
  <cp:keywords/>
  <dc:description/>
  <cp:lastModifiedBy>Ramesh Pattnaik</cp:lastModifiedBy>
  <cp:revision>2</cp:revision>
  <cp:lastPrinted>2021-12-03T08:36:00Z</cp:lastPrinted>
  <dcterms:created xsi:type="dcterms:W3CDTF">2023-11-29T12:25:00Z</dcterms:created>
  <dcterms:modified xsi:type="dcterms:W3CDTF">2023-11-29T12:25:00Z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0x0101009D35EB4E58F87F46899053D34E8E71D4</vt:lpwstr>
  </property>
</Properties>
</file>